
<file path=[Content_Types].xml><?xml version="1.0" encoding="utf-8"?>
<Types xmlns="http://schemas.openxmlformats.org/package/2006/content-types">
  <Default Extension="png" ContentType="image/png"/>
  <Default Extension="wmf" ContentType="image/x-wmf"/>
  <Default Extension="emf" ContentType="image/x-emf"/>
  <Default Extension="jpeg" ContentType="image/jpeg"/>
  <Default Extension="rels" ContentType="application/vnd.openxmlformats-package.relationships+xml"/>
  <Default Extension="xml" ContentType="application/xml"/>
  <Default Extension="docx" ContentType="application/vnd.openxmlformats-officedocument.wordprocessingml.document"/>
  <Default Extension="doc" ContentType="application/msword"/>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1228"/>
        <w:gridCol w:w="840"/>
        <w:gridCol w:w="7058"/>
      </w:tblGrid>
      <w:tr w:rsidR="00BE36A9" w:rsidRPr="00CF53B9">
        <w:tblPrEx>
          <w:tblCellMar>
            <w:top w:w="0" w:type="dxa"/>
            <w:bottom w:w="0" w:type="dxa"/>
          </w:tblCellMar>
        </w:tblPrEx>
        <w:tc>
          <w:tcPr>
            <w:tcW w:w="1228" w:type="dxa"/>
          </w:tcPr>
          <w:p w:rsidR="00BE36A9" w:rsidRPr="00CF53B9" w:rsidRDefault="00BE36A9">
            <w:pPr>
              <w:pStyle w:val="CMMI"/>
              <w:rPr>
                <w:rFonts w:ascii="標楷體" w:hint="eastAsia"/>
              </w:rPr>
            </w:pPr>
            <w:r w:rsidRPr="00CF53B9">
              <w:rPr>
                <w:rFonts w:ascii="標楷體" w:hint="eastAsia"/>
              </w:rPr>
              <w:t>文件標題</w:t>
            </w:r>
          </w:p>
        </w:tc>
        <w:tc>
          <w:tcPr>
            <w:tcW w:w="7898" w:type="dxa"/>
            <w:gridSpan w:val="2"/>
          </w:tcPr>
          <w:p w:rsidR="00BE36A9" w:rsidRPr="00CF53B9" w:rsidRDefault="00BE36A9">
            <w:pPr>
              <w:pStyle w:val="CMMI"/>
              <w:rPr>
                <w:rFonts w:ascii="標楷體" w:hint="eastAsia"/>
              </w:rPr>
            </w:pPr>
            <w:r w:rsidRPr="00CF53B9">
              <w:rPr>
                <w:rFonts w:ascii="標楷體" w:hint="eastAsia"/>
              </w:rPr>
              <w:t>組織訓練程序</w:t>
            </w:r>
          </w:p>
        </w:tc>
      </w:tr>
      <w:tr w:rsidR="00BE36A9" w:rsidRPr="00CF53B9">
        <w:tblPrEx>
          <w:tblCellMar>
            <w:top w:w="0" w:type="dxa"/>
            <w:bottom w:w="0" w:type="dxa"/>
          </w:tblCellMar>
        </w:tblPrEx>
        <w:tc>
          <w:tcPr>
            <w:tcW w:w="1228" w:type="dxa"/>
          </w:tcPr>
          <w:p w:rsidR="00BE36A9" w:rsidRPr="00CF53B9" w:rsidRDefault="00BE36A9">
            <w:pPr>
              <w:pStyle w:val="CMMI"/>
              <w:rPr>
                <w:rFonts w:ascii="標楷體" w:hint="eastAsia"/>
              </w:rPr>
            </w:pPr>
            <w:r w:rsidRPr="00CF53B9">
              <w:rPr>
                <w:rFonts w:ascii="標楷體" w:hint="eastAsia"/>
              </w:rPr>
              <w:t>文件編號</w:t>
            </w:r>
          </w:p>
        </w:tc>
        <w:tc>
          <w:tcPr>
            <w:tcW w:w="7898" w:type="dxa"/>
            <w:gridSpan w:val="2"/>
          </w:tcPr>
          <w:p w:rsidR="00BE36A9" w:rsidRPr="00CF53B9" w:rsidRDefault="00BE36A9">
            <w:pPr>
              <w:pStyle w:val="CMMI"/>
              <w:rPr>
                <w:rFonts w:ascii="標楷體" w:hint="eastAsia"/>
              </w:rPr>
            </w:pPr>
            <w:r w:rsidRPr="00CF53B9">
              <w:rPr>
                <w:rFonts w:ascii="標楷體" w:hint="eastAsia"/>
              </w:rPr>
              <w:t>CMMI-</w:t>
            </w:r>
            <w:smartTag w:uri="urn:schemas-microsoft-com:office:smarttags" w:element="chsdate">
              <w:smartTagPr>
                <w:attr w:name="Year" w:val="2003"/>
                <w:attr w:name="Month" w:val="2"/>
                <w:attr w:name="Day" w:val="1"/>
                <w:attr w:name="IsLunarDate" w:val="False"/>
                <w:attr w:name="IsROCDate" w:val="False"/>
              </w:smartTagPr>
              <w:r w:rsidRPr="00CF53B9">
                <w:rPr>
                  <w:rFonts w:ascii="標楷體" w:hint="eastAsia"/>
                </w:rPr>
                <w:t>03-2-01</w:t>
              </w:r>
            </w:smartTag>
          </w:p>
        </w:tc>
      </w:tr>
      <w:tr w:rsidR="00BE36A9" w:rsidRPr="00CF53B9">
        <w:tblPrEx>
          <w:tblCellMar>
            <w:top w:w="0" w:type="dxa"/>
            <w:bottom w:w="0" w:type="dxa"/>
          </w:tblCellMar>
        </w:tblPrEx>
        <w:tc>
          <w:tcPr>
            <w:tcW w:w="1228" w:type="dxa"/>
          </w:tcPr>
          <w:p w:rsidR="00BE36A9" w:rsidRPr="00CF53B9" w:rsidRDefault="00BE36A9">
            <w:pPr>
              <w:pStyle w:val="CMMI"/>
              <w:rPr>
                <w:rFonts w:ascii="標楷體" w:hint="eastAsia"/>
              </w:rPr>
            </w:pPr>
            <w:r w:rsidRPr="00CF53B9">
              <w:rPr>
                <w:rFonts w:ascii="標楷體" w:hint="eastAsia"/>
              </w:rPr>
              <w:t>製    作</w:t>
            </w:r>
          </w:p>
        </w:tc>
        <w:tc>
          <w:tcPr>
            <w:tcW w:w="7898" w:type="dxa"/>
            <w:gridSpan w:val="2"/>
          </w:tcPr>
          <w:p w:rsidR="00BE36A9" w:rsidRPr="00CF53B9" w:rsidRDefault="00BE36A9">
            <w:pPr>
              <w:pStyle w:val="CMMI"/>
              <w:rPr>
                <w:rFonts w:hint="eastAsia"/>
              </w:rPr>
            </w:pPr>
            <w:r w:rsidRPr="00CF53B9">
              <w:t>CMMI TWG-</w:t>
            </w:r>
            <w:r w:rsidRPr="00CF53B9">
              <w:rPr>
                <w:rFonts w:hint="eastAsia"/>
              </w:rPr>
              <w:t>流程管理組</w:t>
            </w:r>
          </w:p>
        </w:tc>
      </w:tr>
      <w:tr w:rsidR="00BE36A9" w:rsidRPr="00CF53B9">
        <w:tblPrEx>
          <w:tblCellMar>
            <w:top w:w="0" w:type="dxa"/>
            <w:bottom w:w="0" w:type="dxa"/>
          </w:tblCellMar>
        </w:tblPrEx>
        <w:tc>
          <w:tcPr>
            <w:tcW w:w="1228" w:type="dxa"/>
          </w:tcPr>
          <w:p w:rsidR="00BE36A9" w:rsidRPr="00CF53B9" w:rsidRDefault="00BE36A9">
            <w:pPr>
              <w:pStyle w:val="CMMI"/>
              <w:rPr>
                <w:rFonts w:ascii="標楷體" w:hint="eastAsia"/>
              </w:rPr>
            </w:pPr>
            <w:r w:rsidRPr="00CF53B9">
              <w:rPr>
                <w:rFonts w:ascii="標楷體" w:hint="eastAsia"/>
              </w:rPr>
              <w:t>審    查</w:t>
            </w:r>
          </w:p>
        </w:tc>
        <w:tc>
          <w:tcPr>
            <w:tcW w:w="7898" w:type="dxa"/>
            <w:gridSpan w:val="2"/>
          </w:tcPr>
          <w:p w:rsidR="00BE36A9" w:rsidRPr="00CF53B9" w:rsidRDefault="00BE36A9">
            <w:pPr>
              <w:pStyle w:val="CMMI"/>
            </w:pPr>
            <w:r w:rsidRPr="00CF53B9">
              <w:t>CMMI EPG</w:t>
            </w:r>
          </w:p>
        </w:tc>
      </w:tr>
      <w:tr w:rsidR="00BE36A9" w:rsidRPr="00CF53B9">
        <w:tblPrEx>
          <w:tblCellMar>
            <w:top w:w="0" w:type="dxa"/>
            <w:bottom w:w="0" w:type="dxa"/>
          </w:tblCellMar>
        </w:tblPrEx>
        <w:tc>
          <w:tcPr>
            <w:tcW w:w="1228" w:type="dxa"/>
          </w:tcPr>
          <w:p w:rsidR="00BE36A9" w:rsidRPr="00CF53B9" w:rsidRDefault="00BE36A9">
            <w:pPr>
              <w:pStyle w:val="CMMI"/>
              <w:rPr>
                <w:rFonts w:ascii="標楷體" w:hint="eastAsia"/>
              </w:rPr>
            </w:pPr>
            <w:r w:rsidRPr="00CF53B9">
              <w:rPr>
                <w:rFonts w:ascii="標楷體" w:hint="eastAsia"/>
              </w:rPr>
              <w:t>核    淮</w:t>
            </w:r>
          </w:p>
        </w:tc>
        <w:tc>
          <w:tcPr>
            <w:tcW w:w="7898" w:type="dxa"/>
            <w:gridSpan w:val="2"/>
          </w:tcPr>
          <w:p w:rsidR="00BE36A9" w:rsidRPr="00CF53B9" w:rsidRDefault="00BE36A9">
            <w:pPr>
              <w:pStyle w:val="CMMI"/>
            </w:pPr>
            <w:r w:rsidRPr="00CF53B9">
              <w:t>CMMI MSG</w:t>
            </w:r>
          </w:p>
        </w:tc>
      </w:tr>
      <w:tr w:rsidR="00BE36A9" w:rsidRPr="00CF53B9">
        <w:tblPrEx>
          <w:tblCellMar>
            <w:top w:w="0" w:type="dxa"/>
            <w:bottom w:w="0" w:type="dxa"/>
          </w:tblCellMar>
        </w:tblPrEx>
        <w:trPr>
          <w:cantSplit/>
        </w:trPr>
        <w:tc>
          <w:tcPr>
            <w:tcW w:w="1228" w:type="dxa"/>
          </w:tcPr>
          <w:p w:rsidR="00BE36A9" w:rsidRPr="00CF53B9" w:rsidRDefault="00BE36A9">
            <w:pPr>
              <w:pStyle w:val="CMMI"/>
              <w:rPr>
                <w:rFonts w:ascii="標楷體" w:hint="eastAsia"/>
              </w:rPr>
            </w:pPr>
            <w:r w:rsidRPr="00CF53B9">
              <w:rPr>
                <w:rFonts w:ascii="標楷體" w:hint="eastAsia"/>
              </w:rPr>
              <w:t>發行日期</w:t>
            </w:r>
          </w:p>
        </w:tc>
        <w:tc>
          <w:tcPr>
            <w:tcW w:w="840" w:type="dxa"/>
          </w:tcPr>
          <w:p w:rsidR="00BE36A9" w:rsidRPr="00CF53B9" w:rsidRDefault="00BE36A9">
            <w:pPr>
              <w:pStyle w:val="CMMI"/>
              <w:rPr>
                <w:rFonts w:ascii="標楷體" w:hint="eastAsia"/>
              </w:rPr>
            </w:pPr>
            <w:r w:rsidRPr="00CF53B9">
              <w:rPr>
                <w:rFonts w:ascii="標楷體" w:hint="eastAsia"/>
              </w:rPr>
              <w:t>版  次</w:t>
            </w:r>
          </w:p>
        </w:tc>
        <w:tc>
          <w:tcPr>
            <w:tcW w:w="7058" w:type="dxa"/>
          </w:tcPr>
          <w:p w:rsidR="00BE36A9" w:rsidRPr="00CF53B9" w:rsidRDefault="00BE36A9">
            <w:pPr>
              <w:pStyle w:val="CMMI"/>
              <w:jc w:val="both"/>
              <w:rPr>
                <w:rFonts w:ascii="標楷體" w:hint="eastAsia"/>
              </w:rPr>
            </w:pPr>
            <w:r w:rsidRPr="00CF53B9">
              <w:rPr>
                <w:rFonts w:ascii="標楷體" w:hint="eastAsia"/>
              </w:rPr>
              <w:t>摘要內容</w:t>
            </w:r>
          </w:p>
        </w:tc>
      </w:tr>
      <w:tr w:rsidR="00BE36A9" w:rsidRPr="00CF53B9">
        <w:tblPrEx>
          <w:tblCellMar>
            <w:top w:w="0" w:type="dxa"/>
            <w:bottom w:w="0" w:type="dxa"/>
          </w:tblCellMar>
        </w:tblPrEx>
        <w:trPr>
          <w:cantSplit/>
        </w:trPr>
        <w:tc>
          <w:tcPr>
            <w:tcW w:w="1228" w:type="dxa"/>
          </w:tcPr>
          <w:p w:rsidR="00BE36A9" w:rsidRPr="00CF53B9" w:rsidRDefault="0067776D">
            <w:pPr>
              <w:pStyle w:val="CMMI"/>
              <w:rPr>
                <w:rFonts w:hint="eastAsia"/>
              </w:rPr>
            </w:pPr>
            <w:smartTag w:uri="urn:schemas-microsoft-com:office:smarttags" w:element="chsdate">
              <w:smartTagPr>
                <w:attr w:name="Year" w:val="1999"/>
                <w:attr w:name="Month" w:val="10"/>
                <w:attr w:name="Day" w:val="1"/>
                <w:attr w:name="IsLunarDate" w:val="False"/>
                <w:attr w:name="IsROCDate" w:val="False"/>
              </w:smartTagPr>
              <w:r w:rsidRPr="00CF53B9">
                <w:rPr>
                  <w:rFonts w:hint="eastAsia"/>
                </w:rPr>
                <w:t>99-10-01</w:t>
              </w:r>
            </w:smartTag>
          </w:p>
        </w:tc>
        <w:tc>
          <w:tcPr>
            <w:tcW w:w="840" w:type="dxa"/>
          </w:tcPr>
          <w:p w:rsidR="00BE36A9" w:rsidRPr="00CF53B9" w:rsidRDefault="00BE36A9" w:rsidP="00F56A34">
            <w:pPr>
              <w:pStyle w:val="CMMI"/>
              <w:jc w:val="center"/>
            </w:pPr>
            <w:r w:rsidRPr="00CF53B9">
              <w:t>V1.0</w:t>
            </w:r>
          </w:p>
        </w:tc>
        <w:tc>
          <w:tcPr>
            <w:tcW w:w="7058" w:type="dxa"/>
          </w:tcPr>
          <w:p w:rsidR="0067776D" w:rsidRPr="00CF53B9" w:rsidRDefault="0067776D" w:rsidP="0067776D">
            <w:pPr>
              <w:pStyle w:val="CMMI"/>
              <w:rPr>
                <w:rFonts w:hint="eastAsia"/>
              </w:rPr>
            </w:pPr>
            <w:r w:rsidRPr="00CF53B9">
              <w:rPr>
                <w:rFonts w:hint="eastAsia"/>
              </w:rPr>
              <w:t>新發行</w:t>
            </w:r>
            <w:r w:rsidRPr="00CF53B9">
              <w:rPr>
                <w:rFonts w:hint="eastAsia"/>
              </w:rPr>
              <w:t xml:space="preserve"> </w:t>
            </w:r>
          </w:p>
          <w:p w:rsidR="00BE36A9" w:rsidRPr="00CF53B9" w:rsidRDefault="0067776D" w:rsidP="0067776D">
            <w:pPr>
              <w:pStyle w:val="CMMI"/>
              <w:rPr>
                <w:rFonts w:ascii="標楷體" w:hint="eastAsia"/>
              </w:rPr>
            </w:pPr>
            <w:r w:rsidRPr="00CF53B9">
              <w:rPr>
                <w:rFonts w:hint="eastAsia"/>
              </w:rPr>
              <w:t>神通電腦分割新設神通資訊科技股份有限公司，重新發行文件。</w:t>
            </w:r>
          </w:p>
        </w:tc>
      </w:tr>
      <w:tr w:rsidR="00BE36A9" w:rsidRPr="00CF53B9">
        <w:tblPrEx>
          <w:tblCellMar>
            <w:top w:w="0" w:type="dxa"/>
            <w:bottom w:w="0" w:type="dxa"/>
          </w:tblCellMar>
        </w:tblPrEx>
        <w:trPr>
          <w:cantSplit/>
        </w:trPr>
        <w:tc>
          <w:tcPr>
            <w:tcW w:w="1228" w:type="dxa"/>
          </w:tcPr>
          <w:p w:rsidR="00BE36A9" w:rsidRPr="00CF53B9" w:rsidRDefault="009C5EE5">
            <w:pPr>
              <w:pStyle w:val="CMMI"/>
              <w:rPr>
                <w:rFonts w:ascii="標楷體" w:hint="eastAsia"/>
              </w:rPr>
            </w:pPr>
            <w:smartTag w:uri="urn:schemas-microsoft-com:office:smarttags" w:element="chsdate">
              <w:smartTagPr>
                <w:attr w:name="Year" w:val="102"/>
                <w:attr w:name="Month" w:val="9"/>
                <w:attr w:name="Day" w:val="5"/>
                <w:attr w:name="IsLunarDate" w:val="False"/>
                <w:attr w:name="IsROCDate" w:val="False"/>
              </w:smartTagPr>
              <w:r w:rsidRPr="00CF53B9">
                <w:rPr>
                  <w:rFonts w:ascii="標楷體" w:hint="eastAsia"/>
                </w:rPr>
                <w:t>102-09-05</w:t>
              </w:r>
            </w:smartTag>
          </w:p>
        </w:tc>
        <w:tc>
          <w:tcPr>
            <w:tcW w:w="840" w:type="dxa"/>
          </w:tcPr>
          <w:p w:rsidR="00BE36A9" w:rsidRPr="00CF53B9" w:rsidRDefault="006E30E3" w:rsidP="00F56A34">
            <w:pPr>
              <w:pStyle w:val="CMMI"/>
              <w:jc w:val="center"/>
              <w:rPr>
                <w:rFonts w:ascii="標楷體" w:hint="eastAsia"/>
              </w:rPr>
            </w:pPr>
            <w:r w:rsidRPr="00CF53B9">
              <w:t>V1.</w:t>
            </w:r>
            <w:r w:rsidRPr="00CF53B9">
              <w:rPr>
                <w:rFonts w:hint="eastAsia"/>
              </w:rPr>
              <w:t>1</w:t>
            </w:r>
          </w:p>
        </w:tc>
        <w:tc>
          <w:tcPr>
            <w:tcW w:w="7058" w:type="dxa"/>
          </w:tcPr>
          <w:p w:rsidR="00BE36A9" w:rsidRPr="00CF53B9" w:rsidRDefault="00907E69">
            <w:pPr>
              <w:pStyle w:val="CMMI"/>
              <w:rPr>
                <w:rFonts w:ascii="標楷體" w:hint="eastAsia"/>
              </w:rPr>
            </w:pPr>
            <w:bookmarkStart w:id="0" w:name="OLE_LINK1"/>
            <w:r w:rsidRPr="00CF53B9">
              <w:rPr>
                <w:rFonts w:ascii="標楷體" w:hint="eastAsia"/>
              </w:rPr>
              <w:t>依據稽核精進建議，修改組織訓練規劃相關規定作業，並新增附件10.1年度組織訓練計畫。</w:t>
            </w:r>
            <w:bookmarkEnd w:id="0"/>
          </w:p>
        </w:tc>
      </w:tr>
      <w:tr w:rsidR="00BE36A9" w:rsidRPr="00CF53B9">
        <w:tblPrEx>
          <w:tblCellMar>
            <w:top w:w="0" w:type="dxa"/>
            <w:bottom w:w="0" w:type="dxa"/>
          </w:tblCellMar>
        </w:tblPrEx>
        <w:trPr>
          <w:cantSplit/>
        </w:trPr>
        <w:tc>
          <w:tcPr>
            <w:tcW w:w="1228" w:type="dxa"/>
          </w:tcPr>
          <w:p w:rsidR="00BE36A9" w:rsidRPr="00CF53B9" w:rsidRDefault="00FB09BF">
            <w:pPr>
              <w:pStyle w:val="CMMI"/>
              <w:rPr>
                <w:rFonts w:ascii="標楷體" w:hint="eastAsia"/>
              </w:rPr>
            </w:pPr>
            <w:r w:rsidRPr="00CF53B9">
              <w:rPr>
                <w:rFonts w:ascii="標楷體" w:hint="eastAsia"/>
              </w:rPr>
              <w:t>106-09-01</w:t>
            </w:r>
          </w:p>
        </w:tc>
        <w:tc>
          <w:tcPr>
            <w:tcW w:w="840" w:type="dxa"/>
          </w:tcPr>
          <w:p w:rsidR="00BE36A9" w:rsidRPr="00CF53B9" w:rsidRDefault="007D50DF" w:rsidP="00F56A34">
            <w:pPr>
              <w:pStyle w:val="CMMI"/>
              <w:jc w:val="center"/>
              <w:rPr>
                <w:rFonts w:ascii="標楷體" w:hint="eastAsia"/>
              </w:rPr>
            </w:pPr>
            <w:r w:rsidRPr="00CF53B9">
              <w:t>V1.</w:t>
            </w:r>
            <w:r w:rsidRPr="00CF53B9">
              <w:rPr>
                <w:rFonts w:hint="eastAsia"/>
              </w:rPr>
              <w:t>2</w:t>
            </w:r>
          </w:p>
        </w:tc>
        <w:tc>
          <w:tcPr>
            <w:tcW w:w="7058" w:type="dxa"/>
          </w:tcPr>
          <w:p w:rsidR="0005420F" w:rsidRPr="00CF53B9" w:rsidRDefault="0005420F">
            <w:pPr>
              <w:pStyle w:val="CMMI"/>
            </w:pPr>
            <w:r w:rsidRPr="00CF53B9">
              <w:rPr>
                <w:rFonts w:hint="eastAsia"/>
              </w:rPr>
              <w:t>依</w:t>
            </w:r>
            <w:r w:rsidRPr="00CF53B9">
              <w:t>實際作業情形及</w:t>
            </w:r>
            <w:r w:rsidRPr="00CF53B9">
              <w:rPr>
                <w:rFonts w:hint="eastAsia"/>
              </w:rPr>
              <w:t>稽</w:t>
            </w:r>
            <w:r w:rsidRPr="00CF53B9">
              <w:t>核發現</w:t>
            </w:r>
            <w:r w:rsidRPr="00CF53B9">
              <w:t>C17201</w:t>
            </w:r>
            <w:r w:rsidRPr="00CF53B9">
              <w:rPr>
                <w:rFonts w:hint="eastAsia"/>
              </w:rPr>
              <w:t>修</w:t>
            </w:r>
            <w:r w:rsidRPr="00CF53B9">
              <w:t>改：</w:t>
            </w:r>
          </w:p>
          <w:p w:rsidR="0005420F" w:rsidRPr="00CF53B9" w:rsidRDefault="0014710E">
            <w:pPr>
              <w:pStyle w:val="CMMI"/>
            </w:pPr>
            <w:r w:rsidRPr="00CF53B9">
              <w:rPr>
                <w:rFonts w:hint="eastAsia"/>
              </w:rPr>
              <w:t>1</w:t>
            </w:r>
            <w:r w:rsidR="0005420F" w:rsidRPr="00CF53B9">
              <w:rPr>
                <w:rFonts w:hint="eastAsia"/>
              </w:rPr>
              <w:t>、修</w:t>
            </w:r>
            <w:r w:rsidR="0005420F" w:rsidRPr="00CF53B9">
              <w:t>改</w:t>
            </w:r>
            <w:r w:rsidR="0005420F" w:rsidRPr="00CF53B9">
              <w:rPr>
                <w:rFonts w:hint="eastAsia"/>
              </w:rPr>
              <w:t>5.3.5</w:t>
            </w:r>
            <w:r w:rsidR="0005420F" w:rsidRPr="00CF53B9">
              <w:rPr>
                <w:rFonts w:hint="eastAsia"/>
              </w:rPr>
              <w:t>結訓後之成效追蹤記錄相</w:t>
            </w:r>
            <w:r w:rsidR="0005420F" w:rsidRPr="00CF53B9">
              <w:t>關作業規定。</w:t>
            </w:r>
          </w:p>
          <w:p w:rsidR="0014710E" w:rsidRPr="00CF53B9" w:rsidRDefault="0005420F" w:rsidP="00D857B2">
            <w:pPr>
              <w:pStyle w:val="CMMI"/>
              <w:rPr>
                <w:rFonts w:ascii="標楷體" w:hint="eastAsia"/>
              </w:rPr>
            </w:pPr>
            <w:r w:rsidRPr="00CF53B9">
              <w:rPr>
                <w:rFonts w:hint="eastAsia"/>
              </w:rPr>
              <w:t>2</w:t>
            </w:r>
            <w:r w:rsidRPr="00CF53B9">
              <w:rPr>
                <w:rFonts w:hint="eastAsia"/>
              </w:rPr>
              <w:t>、</w:t>
            </w:r>
            <w:r w:rsidR="0014710E" w:rsidRPr="00CF53B9">
              <w:rPr>
                <w:rFonts w:hint="eastAsia"/>
              </w:rPr>
              <w:t>修</w:t>
            </w:r>
            <w:r w:rsidR="00057429" w:rsidRPr="00CF53B9">
              <w:rPr>
                <w:rFonts w:hint="eastAsia"/>
              </w:rPr>
              <w:t>改</w:t>
            </w:r>
            <w:r w:rsidR="00057429" w:rsidRPr="00CF53B9">
              <w:t>附件</w:t>
            </w:r>
            <w:r w:rsidR="00057429" w:rsidRPr="00CF53B9">
              <w:rPr>
                <w:rFonts w:hint="eastAsia"/>
              </w:rPr>
              <w:t>10.3</w:t>
            </w:r>
            <w:r w:rsidR="0014710E" w:rsidRPr="00CF53B9">
              <w:rPr>
                <w:rFonts w:hint="eastAsia"/>
              </w:rPr>
              <w:t>學員問卷調查表、</w:t>
            </w:r>
            <w:r w:rsidR="00057429" w:rsidRPr="00CF53B9">
              <w:rPr>
                <w:rFonts w:hint="eastAsia"/>
              </w:rPr>
              <w:t>1</w:t>
            </w:r>
            <w:r w:rsidR="00057429" w:rsidRPr="00CF53B9">
              <w:t>0.4</w:t>
            </w:r>
            <w:r w:rsidR="0014710E" w:rsidRPr="00CF53B9">
              <w:rPr>
                <w:rFonts w:hint="eastAsia"/>
              </w:rPr>
              <w:t>學員心得報告表、</w:t>
            </w:r>
            <w:r w:rsidR="00057429" w:rsidRPr="00CF53B9">
              <w:rPr>
                <w:rFonts w:hint="eastAsia"/>
              </w:rPr>
              <w:t>1</w:t>
            </w:r>
            <w:r w:rsidR="00057429" w:rsidRPr="00CF53B9">
              <w:t>0.5</w:t>
            </w:r>
            <w:r w:rsidR="0014710E" w:rsidRPr="00CF53B9">
              <w:rPr>
                <w:rFonts w:hint="eastAsia"/>
              </w:rPr>
              <w:t>結訓成效追蹤記錄調查表</w:t>
            </w:r>
            <w:r w:rsidR="00057429" w:rsidRPr="00CF53B9">
              <w:rPr>
                <w:rFonts w:hint="eastAsia"/>
              </w:rPr>
              <w:t>內容</w:t>
            </w:r>
            <w:r w:rsidR="0014710E" w:rsidRPr="00CF53B9">
              <w:rPr>
                <w:rFonts w:hint="eastAsia"/>
              </w:rPr>
              <w:t>。</w:t>
            </w:r>
          </w:p>
        </w:tc>
      </w:tr>
      <w:tr w:rsidR="0083249A" w:rsidRPr="00CF53B9">
        <w:tblPrEx>
          <w:tblCellMar>
            <w:top w:w="0" w:type="dxa"/>
            <w:bottom w:w="0" w:type="dxa"/>
          </w:tblCellMar>
        </w:tblPrEx>
        <w:trPr>
          <w:cantSplit/>
        </w:trPr>
        <w:tc>
          <w:tcPr>
            <w:tcW w:w="1228" w:type="dxa"/>
          </w:tcPr>
          <w:p w:rsidR="0083249A" w:rsidRPr="00F56A34" w:rsidRDefault="006E6873">
            <w:pPr>
              <w:pStyle w:val="CMMI"/>
              <w:rPr>
                <w:rFonts w:ascii="標楷體" w:hint="eastAsia"/>
                <w:color w:val="auto"/>
              </w:rPr>
            </w:pPr>
            <w:r w:rsidRPr="00F56A34">
              <w:rPr>
                <w:rFonts w:ascii="標楷體" w:hint="eastAsia"/>
                <w:color w:val="auto"/>
              </w:rPr>
              <w:t>107-08-24</w:t>
            </w:r>
          </w:p>
        </w:tc>
        <w:tc>
          <w:tcPr>
            <w:tcW w:w="840" w:type="dxa"/>
          </w:tcPr>
          <w:p w:rsidR="0083249A" w:rsidRPr="00F56A34" w:rsidRDefault="00A245E4" w:rsidP="00F56A34">
            <w:pPr>
              <w:pStyle w:val="CMMI"/>
              <w:jc w:val="center"/>
              <w:rPr>
                <w:rFonts w:ascii="標楷體" w:hint="eastAsia"/>
                <w:color w:val="auto"/>
              </w:rPr>
            </w:pPr>
            <w:r w:rsidRPr="00F56A34">
              <w:rPr>
                <w:rFonts w:ascii="標楷體" w:hint="eastAsia"/>
                <w:color w:val="auto"/>
              </w:rPr>
              <w:t>V1.3</w:t>
            </w:r>
          </w:p>
        </w:tc>
        <w:tc>
          <w:tcPr>
            <w:tcW w:w="7058" w:type="dxa"/>
          </w:tcPr>
          <w:p w:rsidR="00A245E4" w:rsidRPr="00F56A34" w:rsidRDefault="00A245E4" w:rsidP="00A245E4">
            <w:pPr>
              <w:pStyle w:val="CMMI"/>
              <w:rPr>
                <w:color w:val="auto"/>
              </w:rPr>
            </w:pPr>
            <w:r w:rsidRPr="00F56A34">
              <w:rPr>
                <w:rFonts w:hint="eastAsia"/>
                <w:color w:val="auto"/>
              </w:rPr>
              <w:t>依</w:t>
            </w:r>
            <w:r w:rsidRPr="00F56A34">
              <w:rPr>
                <w:color w:val="auto"/>
              </w:rPr>
              <w:t>實際作業情形及</w:t>
            </w:r>
            <w:r w:rsidRPr="00F56A34">
              <w:rPr>
                <w:rFonts w:hint="eastAsia"/>
                <w:color w:val="auto"/>
              </w:rPr>
              <w:t>稽</w:t>
            </w:r>
            <w:r w:rsidRPr="00F56A34">
              <w:rPr>
                <w:color w:val="auto"/>
              </w:rPr>
              <w:t>核發現</w:t>
            </w:r>
            <w:r w:rsidRPr="00F56A34">
              <w:rPr>
                <w:color w:val="auto"/>
              </w:rPr>
              <w:t>C18201</w:t>
            </w:r>
            <w:r w:rsidRPr="00F56A34">
              <w:rPr>
                <w:color w:val="auto"/>
              </w:rPr>
              <w:t>：</w:t>
            </w:r>
          </w:p>
          <w:p w:rsidR="00994304" w:rsidRPr="00F56A34" w:rsidRDefault="00A245E4" w:rsidP="00A245E4">
            <w:pPr>
              <w:pStyle w:val="CMMI"/>
              <w:rPr>
                <w:rFonts w:ascii="標楷體" w:hint="eastAsia"/>
                <w:color w:val="auto"/>
              </w:rPr>
            </w:pPr>
            <w:r w:rsidRPr="00F56A34">
              <w:rPr>
                <w:rFonts w:ascii="標楷體" w:hint="eastAsia"/>
                <w:color w:val="auto"/>
              </w:rPr>
              <w:t>增</w:t>
            </w:r>
            <w:r w:rsidRPr="00F56A34">
              <w:rPr>
                <w:rFonts w:ascii="標楷體"/>
                <w:color w:val="auto"/>
              </w:rPr>
              <w:t>修5.3.3.5</w:t>
            </w:r>
            <w:r w:rsidRPr="00F56A34">
              <w:rPr>
                <w:rFonts w:hint="eastAsia"/>
                <w:color w:val="auto"/>
              </w:rPr>
              <w:t>因課程性質，可提供心得報告做</w:t>
            </w:r>
            <w:r w:rsidRPr="00F56A34">
              <w:rPr>
                <w:color w:val="auto"/>
              </w:rPr>
              <w:t>為</w:t>
            </w:r>
            <w:r w:rsidRPr="00F56A34">
              <w:rPr>
                <w:rFonts w:ascii="標楷體" w:hint="eastAsia"/>
                <w:color w:val="auto"/>
              </w:rPr>
              <w:t>結</w:t>
            </w:r>
            <w:r w:rsidRPr="00F56A34">
              <w:rPr>
                <w:rFonts w:ascii="標楷體"/>
                <w:color w:val="auto"/>
              </w:rPr>
              <w:t>訓成效追</w:t>
            </w:r>
            <w:r w:rsidRPr="00F56A34">
              <w:rPr>
                <w:rFonts w:ascii="標楷體" w:hint="eastAsia"/>
                <w:color w:val="auto"/>
              </w:rPr>
              <w:t>蹤的記</w:t>
            </w:r>
            <w:r w:rsidRPr="00F56A34">
              <w:rPr>
                <w:rFonts w:ascii="標楷體"/>
                <w:color w:val="auto"/>
              </w:rPr>
              <w:t>錄。</w:t>
            </w:r>
          </w:p>
        </w:tc>
      </w:tr>
      <w:tr w:rsidR="009620FA" w:rsidRPr="00CF53B9">
        <w:tblPrEx>
          <w:tblCellMar>
            <w:top w:w="0" w:type="dxa"/>
            <w:bottom w:w="0" w:type="dxa"/>
          </w:tblCellMar>
        </w:tblPrEx>
        <w:trPr>
          <w:cantSplit/>
        </w:trPr>
        <w:tc>
          <w:tcPr>
            <w:tcW w:w="1228" w:type="dxa"/>
          </w:tcPr>
          <w:p w:rsidR="009620FA" w:rsidRDefault="00507ED6">
            <w:pPr>
              <w:pStyle w:val="CMMI"/>
              <w:rPr>
                <w:rFonts w:ascii="標楷體" w:hint="eastAsia"/>
                <w:color w:val="FF0000"/>
              </w:rPr>
            </w:pPr>
            <w:r>
              <w:rPr>
                <w:rFonts w:ascii="標楷體" w:hint="eastAsia"/>
                <w:color w:val="FF0000"/>
              </w:rPr>
              <w:t>109-04-14</w:t>
            </w:r>
          </w:p>
        </w:tc>
        <w:tc>
          <w:tcPr>
            <w:tcW w:w="840" w:type="dxa"/>
          </w:tcPr>
          <w:p w:rsidR="009620FA" w:rsidRDefault="00F56A34" w:rsidP="00F56A34">
            <w:pPr>
              <w:pStyle w:val="CMMI"/>
              <w:jc w:val="center"/>
              <w:rPr>
                <w:rFonts w:ascii="標楷體" w:hint="eastAsia"/>
                <w:color w:val="FF0000"/>
              </w:rPr>
            </w:pPr>
            <w:r>
              <w:rPr>
                <w:rFonts w:ascii="標楷體" w:hint="eastAsia"/>
                <w:color w:val="FF0000"/>
              </w:rPr>
              <w:t>V2.0</w:t>
            </w:r>
          </w:p>
        </w:tc>
        <w:tc>
          <w:tcPr>
            <w:tcW w:w="7058" w:type="dxa"/>
          </w:tcPr>
          <w:p w:rsidR="00F56A34" w:rsidRDefault="00F56A34" w:rsidP="00A245E4">
            <w:pPr>
              <w:pStyle w:val="CMMI"/>
              <w:rPr>
                <w:rFonts w:hint="eastAsia"/>
                <w:color w:val="FF0000"/>
              </w:rPr>
            </w:pPr>
            <w:r>
              <w:rPr>
                <w:rFonts w:hint="eastAsia"/>
                <w:color w:val="FF0000"/>
              </w:rPr>
              <w:t>重</w:t>
            </w:r>
            <w:r>
              <w:rPr>
                <w:color w:val="FF0000"/>
              </w:rPr>
              <w:t>新發行</w:t>
            </w:r>
          </w:p>
          <w:p w:rsidR="009620FA" w:rsidRPr="00DB4522" w:rsidRDefault="00F56A34" w:rsidP="00F56A34">
            <w:pPr>
              <w:pStyle w:val="CMMI"/>
              <w:rPr>
                <w:rFonts w:hint="eastAsia"/>
                <w:color w:val="FF0000"/>
              </w:rPr>
            </w:pPr>
            <w:r>
              <w:rPr>
                <w:rFonts w:hint="eastAsia"/>
                <w:color w:val="FF0000"/>
              </w:rPr>
              <w:t>配</w:t>
            </w:r>
            <w:r>
              <w:rPr>
                <w:color w:val="FF0000"/>
              </w:rPr>
              <w:t>合</w:t>
            </w:r>
            <w:r w:rsidR="00790852" w:rsidRPr="00DB4522">
              <w:rPr>
                <w:rFonts w:hint="eastAsia"/>
                <w:color w:val="FF0000"/>
              </w:rPr>
              <w:t>教育訓練系統上線，修改</w:t>
            </w:r>
            <w:r>
              <w:rPr>
                <w:rFonts w:hint="eastAsia"/>
                <w:color w:val="FF0000"/>
              </w:rPr>
              <w:t>相</w:t>
            </w:r>
            <w:r>
              <w:rPr>
                <w:color w:val="FF0000"/>
              </w:rPr>
              <w:t>關</w:t>
            </w:r>
            <w:r w:rsidR="00C24ABA" w:rsidRPr="00F56A34">
              <w:rPr>
                <w:rFonts w:ascii="標楷體" w:hint="eastAsia"/>
                <w:color w:val="FF0000"/>
              </w:rPr>
              <w:t>訓練</w:t>
            </w:r>
            <w:r>
              <w:rPr>
                <w:rFonts w:ascii="標楷體" w:hint="eastAsia"/>
                <w:color w:val="FF0000"/>
              </w:rPr>
              <w:t>申</w:t>
            </w:r>
            <w:r>
              <w:rPr>
                <w:rFonts w:ascii="標楷體"/>
                <w:color w:val="FF0000"/>
              </w:rPr>
              <w:t>請、記錄保存</w:t>
            </w:r>
            <w:r>
              <w:rPr>
                <w:rFonts w:ascii="標楷體" w:hint="eastAsia"/>
                <w:color w:val="FF0000"/>
              </w:rPr>
              <w:t>等</w:t>
            </w:r>
            <w:r w:rsidR="005A6A71" w:rsidRPr="00DB4522">
              <w:rPr>
                <w:rFonts w:hint="eastAsia"/>
                <w:color w:val="FF0000"/>
              </w:rPr>
              <w:t>作業程序。</w:t>
            </w:r>
          </w:p>
        </w:tc>
      </w:tr>
    </w:tbl>
    <w:p w:rsidR="00BE36A9" w:rsidRPr="00CF53B9" w:rsidRDefault="00BE36A9">
      <w:pPr>
        <w:pStyle w:val="CMMI1"/>
        <w:spacing w:before="180"/>
        <w:rPr>
          <w:rFonts w:ascii="標楷體" w:hint="eastAsia"/>
          <w:color w:val="000000"/>
        </w:rPr>
      </w:pPr>
      <w:r w:rsidRPr="00CF53B9">
        <w:rPr>
          <w:rFonts w:ascii="標楷體" w:hint="eastAsia"/>
          <w:color w:val="000000"/>
        </w:rPr>
        <w:t>1.【目的</w:t>
      </w:r>
      <w:r w:rsidRPr="00CF53B9">
        <w:rPr>
          <w:color w:val="000000"/>
        </w:rPr>
        <w:t>; Purpose</w:t>
      </w:r>
      <w:r w:rsidRPr="00CF53B9">
        <w:rPr>
          <w:rFonts w:ascii="標楷體" w:hint="eastAsia"/>
          <w:color w:val="000000"/>
        </w:rPr>
        <w:t>】：</w:t>
      </w:r>
    </w:p>
    <w:p w:rsidR="00BE36A9" w:rsidRPr="00CF53B9" w:rsidRDefault="00BE36A9" w:rsidP="002D1432">
      <w:pPr>
        <w:pStyle w:val="CMMI10"/>
        <w:rPr>
          <w:rFonts w:hint="eastAsia"/>
        </w:rPr>
      </w:pPr>
      <w:r w:rsidRPr="00CF53B9">
        <w:rPr>
          <w:rFonts w:hint="eastAsia"/>
        </w:rPr>
        <w:t>『組織訓練程序』（以下簡稱本文件）訂定之目的，在規範本公司組織層級訓練的執行，以增進人員的技能與知識，確保其可以有效率地完成專案所賦予之任務。</w:t>
      </w:r>
    </w:p>
    <w:p w:rsidR="00BE36A9" w:rsidRPr="00CF53B9" w:rsidRDefault="00BE36A9">
      <w:pPr>
        <w:pStyle w:val="CMMI1"/>
        <w:spacing w:before="180"/>
        <w:rPr>
          <w:rFonts w:ascii="標楷體" w:hint="eastAsia"/>
          <w:color w:val="000000"/>
        </w:rPr>
      </w:pPr>
      <w:r w:rsidRPr="00CF53B9">
        <w:rPr>
          <w:rFonts w:ascii="標楷體" w:hint="eastAsia"/>
          <w:color w:val="000000"/>
        </w:rPr>
        <w:t>2.【範圍</w:t>
      </w:r>
      <w:r w:rsidRPr="00CF53B9">
        <w:rPr>
          <w:color w:val="000000"/>
        </w:rPr>
        <w:t>; Scope</w:t>
      </w:r>
      <w:r w:rsidRPr="00CF53B9">
        <w:rPr>
          <w:rFonts w:ascii="標楷體" w:hint="eastAsia"/>
          <w:color w:val="000000"/>
        </w:rPr>
        <w:t>】：</w:t>
      </w:r>
    </w:p>
    <w:p w:rsidR="00BE36A9" w:rsidRPr="00CF53B9" w:rsidRDefault="00BE36A9" w:rsidP="002D1432">
      <w:pPr>
        <w:pStyle w:val="CMMI10"/>
        <w:rPr>
          <w:rFonts w:hint="eastAsia"/>
        </w:rPr>
      </w:pPr>
      <w:r w:rsidRPr="00CF53B9">
        <w:rPr>
          <w:rFonts w:hint="eastAsia"/>
        </w:rPr>
        <w:t>本文件適用於支援組織策略性經營目標的教育或訓練，及實行跨專案與支援團隊共同需求的實務在職訓練。</w:t>
      </w:r>
    </w:p>
    <w:p w:rsidR="00BE36A9" w:rsidRPr="00CF53B9" w:rsidRDefault="00BE36A9">
      <w:pPr>
        <w:pStyle w:val="CMMI1"/>
        <w:spacing w:before="180"/>
        <w:rPr>
          <w:rFonts w:ascii="標楷體" w:hint="eastAsia"/>
          <w:color w:val="000000"/>
        </w:rPr>
      </w:pPr>
      <w:r w:rsidRPr="00CF53B9">
        <w:rPr>
          <w:rFonts w:ascii="標楷體" w:hint="eastAsia"/>
          <w:color w:val="000000"/>
        </w:rPr>
        <w:t>3.【參考資料</w:t>
      </w:r>
      <w:r w:rsidRPr="00CF53B9">
        <w:rPr>
          <w:color w:val="000000"/>
        </w:rPr>
        <w:t>; Reference</w:t>
      </w:r>
      <w:r w:rsidRPr="00CF53B9">
        <w:rPr>
          <w:rFonts w:ascii="標楷體" w:hint="eastAsia"/>
          <w:color w:val="000000"/>
        </w:rPr>
        <w:t>】：</w:t>
      </w:r>
    </w:p>
    <w:p w:rsidR="00BE36A9" w:rsidRPr="00CF53B9" w:rsidRDefault="00BE36A9" w:rsidP="002D1432">
      <w:pPr>
        <w:pStyle w:val="CMMI10"/>
        <w:rPr>
          <w:rFonts w:hint="eastAsia"/>
        </w:rPr>
      </w:pPr>
      <w:r w:rsidRPr="00CF53B9">
        <w:rPr>
          <w:rFonts w:hint="eastAsia"/>
        </w:rPr>
        <w:t>3.1『驗證與確認流程』</w:t>
      </w:r>
    </w:p>
    <w:p w:rsidR="00BE36A9" w:rsidRPr="00CF53B9" w:rsidRDefault="00BE36A9" w:rsidP="002D1432">
      <w:pPr>
        <w:pStyle w:val="CMMI10"/>
        <w:rPr>
          <w:rFonts w:hint="eastAsia"/>
        </w:rPr>
      </w:pPr>
      <w:r w:rsidRPr="00CF53B9">
        <w:rPr>
          <w:rFonts w:hint="eastAsia"/>
        </w:rPr>
        <w:t>3.2『建構管理流程元件』</w:t>
      </w:r>
    </w:p>
    <w:p w:rsidR="00BE36A9" w:rsidRPr="00CF53B9" w:rsidRDefault="00BE36A9" w:rsidP="002D1432">
      <w:pPr>
        <w:pStyle w:val="CMMI10"/>
        <w:rPr>
          <w:rFonts w:hint="eastAsia"/>
        </w:rPr>
      </w:pPr>
      <w:r w:rsidRPr="00CF53B9">
        <w:rPr>
          <w:rFonts w:hint="eastAsia"/>
        </w:rPr>
        <w:t>3.3『決策分析與解決方案流程』</w:t>
      </w:r>
    </w:p>
    <w:p w:rsidR="00BE36A9" w:rsidRPr="00CF53B9" w:rsidRDefault="00BE36A9" w:rsidP="002D1432">
      <w:pPr>
        <w:pStyle w:val="CMMI10"/>
        <w:rPr>
          <w:rFonts w:hint="eastAsia"/>
        </w:rPr>
      </w:pPr>
      <w:r w:rsidRPr="00CF53B9">
        <w:rPr>
          <w:rFonts w:hint="eastAsia"/>
        </w:rPr>
        <w:t>3.</w:t>
      </w:r>
      <w:r w:rsidR="002B6759" w:rsidRPr="00CF53B9">
        <w:rPr>
          <w:rFonts w:hint="eastAsia"/>
        </w:rPr>
        <w:t>4</w:t>
      </w:r>
      <w:r w:rsidRPr="00CF53B9">
        <w:rPr>
          <w:rFonts w:hint="eastAsia"/>
        </w:rPr>
        <w:t>『內部講師管理作業程序』</w:t>
      </w:r>
    </w:p>
    <w:p w:rsidR="00BE36A9" w:rsidRPr="00CF53B9" w:rsidRDefault="00BE36A9" w:rsidP="002D1432">
      <w:pPr>
        <w:pStyle w:val="CMMI10"/>
        <w:rPr>
          <w:rFonts w:hint="eastAsia"/>
        </w:rPr>
      </w:pPr>
      <w:r w:rsidRPr="00CF53B9">
        <w:rPr>
          <w:rFonts w:hint="eastAsia"/>
        </w:rPr>
        <w:t>3.</w:t>
      </w:r>
      <w:r w:rsidR="002B6759" w:rsidRPr="00CF53B9">
        <w:rPr>
          <w:rFonts w:hint="eastAsia"/>
        </w:rPr>
        <w:t>5</w:t>
      </w:r>
      <w:r w:rsidRPr="00CF53B9">
        <w:rPr>
          <w:rFonts w:hint="eastAsia"/>
        </w:rPr>
        <w:t>『外部講師管理作業程序』</w:t>
      </w:r>
    </w:p>
    <w:p w:rsidR="00BE36A9" w:rsidRDefault="00BE36A9" w:rsidP="002D1432">
      <w:pPr>
        <w:pStyle w:val="CMMI10"/>
      </w:pPr>
      <w:r w:rsidRPr="00CF53B9">
        <w:rPr>
          <w:rFonts w:hint="eastAsia"/>
        </w:rPr>
        <w:t>3.</w:t>
      </w:r>
      <w:r w:rsidR="002B6759" w:rsidRPr="00CF53B9">
        <w:rPr>
          <w:rFonts w:hint="eastAsia"/>
        </w:rPr>
        <w:t>6</w:t>
      </w:r>
      <w:r w:rsidRPr="00CF53B9">
        <w:rPr>
          <w:rFonts w:hint="eastAsia"/>
        </w:rPr>
        <w:t>『CMMI內部稽核流程元件』</w:t>
      </w:r>
    </w:p>
    <w:p w:rsidR="002F3E55" w:rsidRPr="00CF53B9" w:rsidRDefault="002F3E55" w:rsidP="002D1432">
      <w:pPr>
        <w:pStyle w:val="CMMI10"/>
        <w:rPr>
          <w:rFonts w:hint="eastAsia"/>
        </w:rPr>
      </w:pPr>
      <w:r>
        <w:rPr>
          <w:rFonts w:hint="eastAsia"/>
        </w:rPr>
        <w:t>3</w:t>
      </w:r>
      <w:r>
        <w:t>.7</w:t>
      </w:r>
      <w:r w:rsidRPr="00CF53B9">
        <w:rPr>
          <w:rFonts w:hint="eastAsia"/>
        </w:rPr>
        <w:t>『</w:t>
      </w:r>
      <w:r>
        <w:rPr>
          <w:rFonts w:hint="eastAsia"/>
        </w:rPr>
        <w:t>作業簽核流程管理辦法</w:t>
      </w:r>
      <w:r w:rsidRPr="00CF53B9">
        <w:rPr>
          <w:rFonts w:hint="eastAsia"/>
        </w:rPr>
        <w:t>』</w:t>
      </w:r>
    </w:p>
    <w:p w:rsidR="00BE36A9" w:rsidRPr="00CF53B9" w:rsidRDefault="00BE36A9" w:rsidP="0014710E">
      <w:pPr>
        <w:pStyle w:val="CMMI1"/>
        <w:spacing w:before="180"/>
        <w:rPr>
          <w:rFonts w:ascii="標楷體" w:hint="eastAsia"/>
          <w:color w:val="000000"/>
        </w:rPr>
      </w:pPr>
      <w:r w:rsidRPr="00CF53B9">
        <w:rPr>
          <w:rFonts w:ascii="標楷體" w:hint="eastAsia"/>
          <w:color w:val="000000"/>
        </w:rPr>
        <w:t>4.【定義</w:t>
      </w:r>
      <w:r w:rsidRPr="00CF53B9">
        <w:rPr>
          <w:color w:val="000000"/>
        </w:rPr>
        <w:t>; Terminology</w:t>
      </w:r>
      <w:r w:rsidRPr="00CF53B9">
        <w:rPr>
          <w:rFonts w:ascii="標楷體" w:hint="eastAsia"/>
          <w:color w:val="000000"/>
        </w:rPr>
        <w:t>】：</w:t>
      </w:r>
    </w:p>
    <w:p w:rsidR="00BE36A9" w:rsidRPr="00CF53B9" w:rsidRDefault="002B6759" w:rsidP="002D1432">
      <w:pPr>
        <w:pStyle w:val="CMMI10"/>
        <w:rPr>
          <w:rFonts w:hint="eastAsia"/>
        </w:rPr>
      </w:pPr>
      <w:r w:rsidRPr="00CF53B9">
        <w:rPr>
          <w:rFonts w:hint="eastAsia"/>
        </w:rPr>
        <w:t>4.1</w:t>
      </w:r>
      <w:r w:rsidR="00BE36A9" w:rsidRPr="00CF53B9">
        <w:rPr>
          <w:rFonts w:hint="eastAsia"/>
        </w:rPr>
        <w:t>訓練：所謂的訓練是指能滿足績效缺口的學習行為，包含工具傳授、師徒傳授、顧問指導、課堂學習、網路學習、自我學習等所有的學習選項。</w:t>
      </w:r>
    </w:p>
    <w:p w:rsidR="00BE36A9" w:rsidRPr="00CF53B9" w:rsidRDefault="002B6759" w:rsidP="002D1432">
      <w:pPr>
        <w:pStyle w:val="CMMI10"/>
        <w:rPr>
          <w:rFonts w:hint="eastAsia"/>
        </w:rPr>
      </w:pPr>
      <w:r w:rsidRPr="00CF53B9">
        <w:rPr>
          <w:rFonts w:hint="eastAsia"/>
        </w:rPr>
        <w:t>4.2</w:t>
      </w:r>
      <w:r w:rsidR="00BE36A9" w:rsidRPr="00CF53B9">
        <w:rPr>
          <w:rFonts w:hint="eastAsia"/>
        </w:rPr>
        <w:t>知識</w:t>
      </w:r>
      <w:r w:rsidR="00BE36A9" w:rsidRPr="00CF53B9">
        <w:t>(</w:t>
      </w:r>
      <w:r w:rsidR="00BE36A9" w:rsidRPr="00CF53B9">
        <w:rPr>
          <w:rFonts w:hint="eastAsia"/>
        </w:rPr>
        <w:t>技能</w:t>
      </w:r>
      <w:r w:rsidR="00BE36A9" w:rsidRPr="00CF53B9">
        <w:t>)</w:t>
      </w:r>
      <w:r w:rsidR="00BE36A9" w:rsidRPr="00CF53B9">
        <w:rPr>
          <w:rFonts w:hint="eastAsia"/>
        </w:rPr>
        <w:t>：技能與知識可以是技術的、組織的或人際關係的。技術性的技能是關於使用設備、工具、材料、資料，以及由專案或流程提出程序上需要的能力。組織的技能是關於依據員工的組織結構、職責、一般性操作原則與方法等範圍內的行為。人際關係的技能是在組織、專案及支援團隊的社會關係中，成功地執行自我管理、溝通與人際關係的能力。</w:t>
      </w:r>
    </w:p>
    <w:p w:rsidR="0014710E" w:rsidRPr="00CF53B9" w:rsidRDefault="00BE36A9" w:rsidP="0014710E">
      <w:pPr>
        <w:pStyle w:val="CMMI1"/>
        <w:spacing w:before="180"/>
        <w:rPr>
          <w:rFonts w:ascii="標楷體" w:hint="eastAsia"/>
          <w:color w:val="000000"/>
        </w:rPr>
      </w:pPr>
      <w:r w:rsidRPr="00CF53B9">
        <w:rPr>
          <w:rFonts w:ascii="標楷體" w:hint="eastAsia"/>
          <w:color w:val="000000"/>
        </w:rPr>
        <w:t>5.【作業程序</w:t>
      </w:r>
      <w:r w:rsidRPr="00CF53B9">
        <w:rPr>
          <w:rFonts w:ascii="標楷體"/>
          <w:color w:val="000000"/>
        </w:rPr>
        <w:t>; Activities &amp; Procedure</w:t>
      </w:r>
      <w:r w:rsidRPr="00CF53B9">
        <w:rPr>
          <w:rFonts w:ascii="標楷體" w:hint="eastAsia"/>
          <w:color w:val="000000"/>
        </w:rPr>
        <w:t>】：</w:t>
      </w:r>
    </w:p>
    <w:p w:rsidR="00B31B15" w:rsidRPr="00CF53B9" w:rsidRDefault="00BE36A9" w:rsidP="002D6BD3">
      <w:pPr>
        <w:pStyle w:val="CMMI3"/>
        <w:rPr>
          <w:rFonts w:hint="eastAsia"/>
        </w:rPr>
      </w:pPr>
      <w:r w:rsidRPr="00CF53B9">
        <w:rPr>
          <w:rFonts w:hint="eastAsia"/>
        </w:rPr>
        <w:t>5.1 職責</w:t>
      </w:r>
      <w:r w:rsidRPr="00CF53B9">
        <w:t>(Role and Responsibility)</w:t>
      </w:r>
    </w:p>
    <w:p w:rsidR="00B31B15" w:rsidRPr="00CF53B9" w:rsidRDefault="00B31B15" w:rsidP="002D6BD3">
      <w:pPr>
        <w:pStyle w:val="CMMI3"/>
        <w:rPr>
          <w:rFonts w:hint="eastAsia"/>
        </w:rPr>
      </w:pPr>
      <w:r w:rsidRPr="00CF53B9">
        <w:rPr>
          <w:rFonts w:hint="eastAsia"/>
        </w:rPr>
        <w:t>5.1.1教育訓練委員會：負責訂定組織訓練政策、年度組織訓練計畫，提供所需資源</w:t>
      </w:r>
      <w:r w:rsidR="006364E6" w:rsidRPr="00CF53B9">
        <w:rPr>
          <w:rFonts w:hint="eastAsia"/>
        </w:rPr>
        <w:t>；設置主任委員一名，由總經理擔任，負責核定年度組織訓練計畫。</w:t>
      </w:r>
    </w:p>
    <w:p w:rsidR="00B31B15" w:rsidRPr="00CF53B9" w:rsidRDefault="00B31B15" w:rsidP="002D6BD3">
      <w:pPr>
        <w:pStyle w:val="CMMI3"/>
      </w:pPr>
      <w:r w:rsidRPr="00CF53B9">
        <w:rPr>
          <w:rFonts w:hint="eastAsia"/>
        </w:rPr>
        <w:t>5.1.</w:t>
      </w:r>
      <w:r w:rsidR="006364E6" w:rsidRPr="00CF53B9">
        <w:rPr>
          <w:rFonts w:hint="eastAsia"/>
        </w:rPr>
        <w:t>2</w:t>
      </w:r>
      <w:r w:rsidR="007D50DF" w:rsidRPr="00CF53B9">
        <w:rPr>
          <w:rFonts w:hint="eastAsia"/>
        </w:rPr>
        <w:t>人力資源處</w:t>
      </w:r>
      <w:r w:rsidRPr="00CF53B9">
        <w:rPr>
          <w:rFonts w:hint="eastAsia"/>
        </w:rPr>
        <w:t>：負責教材</w:t>
      </w:r>
      <w:r w:rsidR="003D2D5E" w:rsidRPr="00CF53B9">
        <w:rPr>
          <w:rFonts w:hint="eastAsia"/>
        </w:rPr>
        <w:t>發展取得、</w:t>
      </w:r>
      <w:r w:rsidRPr="00CF53B9">
        <w:rPr>
          <w:rFonts w:hint="eastAsia"/>
        </w:rPr>
        <w:t>版本控管、發行</w:t>
      </w:r>
      <w:r w:rsidR="003D2D5E" w:rsidRPr="00CF53B9">
        <w:rPr>
          <w:rFonts w:hint="eastAsia"/>
        </w:rPr>
        <w:t>、</w:t>
      </w:r>
      <w:r w:rsidRPr="00CF53B9">
        <w:rPr>
          <w:rFonts w:hint="eastAsia"/>
        </w:rPr>
        <w:t>維護</w:t>
      </w:r>
      <w:r w:rsidR="003D2D5E" w:rsidRPr="00CF53B9">
        <w:rPr>
          <w:rFonts w:hint="eastAsia"/>
        </w:rPr>
        <w:t>，及組織訓練計畫執行</w:t>
      </w:r>
      <w:r w:rsidR="00F60823" w:rsidRPr="00CF53B9">
        <w:rPr>
          <w:rFonts w:hint="eastAsia"/>
        </w:rPr>
        <w:t>，並於執行相關訓練計畫後，持續建立、維護訓練能力與訓練紀錄，以及評估訓練成果</w:t>
      </w:r>
      <w:r w:rsidRPr="00CF53B9">
        <w:rPr>
          <w:rFonts w:hint="eastAsia"/>
        </w:rPr>
        <w:t>。</w:t>
      </w:r>
    </w:p>
    <w:p w:rsidR="00B31B15" w:rsidRPr="00CF53B9" w:rsidRDefault="00B31B15" w:rsidP="002D6BD3">
      <w:pPr>
        <w:pStyle w:val="CMMI3"/>
      </w:pPr>
      <w:smartTag w:uri="urn:schemas-microsoft-com:office:smarttags" w:element="chsdate">
        <w:smartTagPr>
          <w:attr w:name="Year" w:val="1899"/>
          <w:attr w:name="Month" w:val="12"/>
          <w:attr w:name="Day" w:val="30"/>
          <w:attr w:name="IsLunarDate" w:val="False"/>
          <w:attr w:name="IsROCDate" w:val="False"/>
        </w:smartTagPr>
        <w:r w:rsidRPr="00CF53B9">
          <w:t>5.1.</w:t>
        </w:r>
        <w:r w:rsidR="006364E6" w:rsidRPr="00CF53B9">
          <w:rPr>
            <w:rFonts w:hint="eastAsia"/>
          </w:rPr>
          <w:t>3</w:t>
        </w:r>
      </w:smartTag>
      <w:r w:rsidR="003D2D5E" w:rsidRPr="00CF53B9">
        <w:rPr>
          <w:rFonts w:hint="eastAsia"/>
        </w:rPr>
        <w:t>各事業群主管</w:t>
      </w:r>
      <w:r w:rsidRPr="00CF53B9">
        <w:rPr>
          <w:rFonts w:hint="eastAsia"/>
        </w:rPr>
        <w:t>：負責</w:t>
      </w:r>
      <w:r w:rsidR="00CD53F3" w:rsidRPr="00CF53B9">
        <w:rPr>
          <w:rFonts w:hint="eastAsia"/>
        </w:rPr>
        <w:t>事業群年度訓練需求</w:t>
      </w:r>
      <w:r w:rsidR="00362B19" w:rsidRPr="00CF53B9">
        <w:rPr>
          <w:rFonts w:hint="eastAsia"/>
        </w:rPr>
        <w:t>提交</w:t>
      </w:r>
      <w:r w:rsidR="000B1819" w:rsidRPr="00CF53B9">
        <w:rPr>
          <w:rFonts w:hint="eastAsia"/>
        </w:rPr>
        <w:t>，及其相關建議提供。</w:t>
      </w:r>
    </w:p>
    <w:p w:rsidR="00B31B15" w:rsidRPr="00CF53B9" w:rsidRDefault="00B31B15" w:rsidP="002D6BD3">
      <w:pPr>
        <w:pStyle w:val="CMMI3"/>
      </w:pPr>
      <w:smartTag w:uri="urn:schemas-microsoft-com:office:smarttags" w:element="chsdate">
        <w:smartTagPr>
          <w:attr w:name="Year" w:val="1899"/>
          <w:attr w:name="Month" w:val="12"/>
          <w:attr w:name="Day" w:val="30"/>
          <w:attr w:name="IsLunarDate" w:val="False"/>
          <w:attr w:name="IsROCDate" w:val="False"/>
        </w:smartTagPr>
        <w:r w:rsidRPr="00CF53B9">
          <w:t>5.1.</w:t>
        </w:r>
        <w:r w:rsidR="006364E6" w:rsidRPr="00CF53B9">
          <w:rPr>
            <w:rFonts w:hint="eastAsia"/>
          </w:rPr>
          <w:t>4</w:t>
        </w:r>
      </w:smartTag>
      <w:r w:rsidRPr="00CF53B9">
        <w:rPr>
          <w:rFonts w:hint="eastAsia"/>
        </w:rPr>
        <w:t>講師：負責講授課程內容，由外聘或內部培養產生。</w:t>
      </w:r>
    </w:p>
    <w:p w:rsidR="00B31B15" w:rsidRPr="00CF53B9" w:rsidRDefault="00B31B15" w:rsidP="002D6BD3">
      <w:pPr>
        <w:pStyle w:val="CMMI3"/>
        <w:rPr>
          <w:rFonts w:hint="eastAsia"/>
        </w:rPr>
      </w:pPr>
      <w:smartTag w:uri="urn:schemas-microsoft-com:office:smarttags" w:element="chsdate">
        <w:smartTagPr>
          <w:attr w:name="Year" w:val="1899"/>
          <w:attr w:name="Month" w:val="12"/>
          <w:attr w:name="Day" w:val="30"/>
          <w:attr w:name="IsLunarDate" w:val="False"/>
          <w:attr w:name="IsROCDate" w:val="False"/>
        </w:smartTagPr>
        <w:r w:rsidRPr="00CF53B9">
          <w:t>5.1.</w:t>
        </w:r>
        <w:r w:rsidR="006364E6" w:rsidRPr="00CF53B9">
          <w:rPr>
            <w:rFonts w:hint="eastAsia"/>
          </w:rPr>
          <w:t>5</w:t>
        </w:r>
      </w:smartTag>
      <w:r w:rsidRPr="00CF53B9">
        <w:rPr>
          <w:rFonts w:hint="eastAsia"/>
        </w:rPr>
        <w:t>學員：負責將所學應用於工作中，並評估訓練課程與實務應用之關聯性。</w:t>
      </w:r>
    </w:p>
    <w:p w:rsidR="0014710E" w:rsidRPr="00CF53B9" w:rsidRDefault="0014710E" w:rsidP="002D6BD3">
      <w:pPr>
        <w:pStyle w:val="CMMI3"/>
        <w:rPr>
          <w:rFonts w:hint="eastAsia"/>
        </w:rPr>
      </w:pPr>
    </w:p>
    <w:p w:rsidR="0014710E" w:rsidRPr="00CF53B9" w:rsidRDefault="0014710E" w:rsidP="002D6BD3">
      <w:pPr>
        <w:pStyle w:val="CMMI3"/>
        <w:rPr>
          <w:rFonts w:hint="eastAsia"/>
        </w:rPr>
      </w:pPr>
    </w:p>
    <w:p w:rsidR="0014710E" w:rsidRPr="00CF53B9" w:rsidRDefault="0014710E" w:rsidP="002D6BD3">
      <w:pPr>
        <w:pStyle w:val="CMMI3"/>
      </w:pPr>
    </w:p>
    <w:p w:rsidR="00B31B15" w:rsidRPr="00CF53B9" w:rsidRDefault="00B31B15" w:rsidP="00B31B15">
      <w:pPr>
        <w:pStyle w:val="CMMI2"/>
        <w:spacing w:before="90"/>
        <w:ind w:left="480"/>
        <w:rPr>
          <w:color w:val="000000"/>
        </w:rPr>
      </w:pPr>
      <w:r w:rsidRPr="00CF53B9">
        <w:rPr>
          <w:rFonts w:ascii="標楷體" w:hint="eastAsia"/>
          <w:color w:val="000000"/>
        </w:rPr>
        <w:t>5.2 流程架構</w:t>
      </w:r>
      <w:r w:rsidRPr="00CF53B9">
        <w:rPr>
          <w:color w:val="000000"/>
        </w:rPr>
        <w:t>(Process Flow)</w:t>
      </w:r>
    </w:p>
    <w:p w:rsidR="00BE36A9" w:rsidRPr="00CF53B9" w:rsidRDefault="00B31B15" w:rsidP="00B31B15">
      <w:pPr>
        <w:pStyle w:val="CMMI20"/>
        <w:rPr>
          <w:rFonts w:hint="eastAsia"/>
          <w:color w:val="000000"/>
        </w:rPr>
      </w:pPr>
      <w:r w:rsidRPr="00CF53B9">
        <w:rPr>
          <w:rFonts w:hint="eastAsia"/>
          <w:color w:val="000000"/>
        </w:rPr>
        <w:t>組織訓練程序可分為三個流程元件來說明：組織訓練規劃、組織訓練能力建立、以及組織訓練執行與評估，其間關連性如下圖所示。另外，將配合本公司定期所舉行的CMMI內部稽核作業，對組織訓練程序執行的成效進行評估與檢討。</w:t>
      </w:r>
    </w:p>
    <w:p w:rsidR="00BE36A9" w:rsidRPr="00CF53B9" w:rsidRDefault="00BE36A9">
      <w:pPr>
        <w:pStyle w:val="CMMI2"/>
        <w:spacing w:before="90"/>
        <w:ind w:left="480"/>
        <w:rPr>
          <w:rFonts w:hint="eastAsia"/>
          <w:color w:val="000000"/>
        </w:rPr>
      </w:pPr>
    </w:p>
    <w:p w:rsidR="00BE36A9" w:rsidRPr="00CF53B9" w:rsidRDefault="00BE36A9">
      <w:pPr>
        <w:pStyle w:val="CMMI2"/>
        <w:spacing w:before="90"/>
        <w:ind w:left="480"/>
        <w:rPr>
          <w:color w:val="000000"/>
        </w:rPr>
      </w:pPr>
      <w:r w:rsidRPr="00CF53B9">
        <w:rPr>
          <w:noProof/>
          <w:color w:val="000000"/>
          <w:sz w:val="20"/>
        </w:rPr>
        <w:pict>
          <v:polyline id="_x0000_s1174" style="position:absolute;left:0;text-align:left;z-index:2;mso-position-horizontal:absolute;mso-position-vertical:absolute" points="182.55pt,29.2pt,240.9pt,29.2pt,241.65pt,29.2pt,242.35pt,29.1pt,243.1pt,29pt,243.8pt,28.9pt,244.55pt,28.75pt,245.2pt,28.55pt,245.9pt,28.3pt,246.55pt,28pt,247.2pt,27.75pt,247.85pt,27.45pt,248.45pt,27.1pt,249pt,26.75pt,249.65pt,26.3pt,250.2pt,25.8pt,250.65pt,25.35pt,251.2pt,24.9pt,251.65pt,24.35pt,252.1pt,23.9pt,252.55pt,23.35pt,253.05pt,22.7pt,253.4pt,22.15pt,253.75pt,21.55pt,254.05pt,20.9pt,254.3pt,20.25pt,254.6pt,19.6pt,254.85pt,18.9pt,255.05pt,18.25pt,255.2pt,17.5pt,255.3pt,16.8pt,255.4pt,16.05pt,255.5pt,15.35pt,255.5pt,14.6pt,255.5pt,13.85pt,255.4pt,13.15pt,255.3pt,12.4pt,255.2pt,11.7pt,255.05pt,10.95pt,254.85pt,10.25pt,254.6pt,9.6pt,254.3pt,8.95pt,254.05pt,8.3pt,253.75pt,7.65pt,253.4pt,7.05pt,253.05pt,6.4pt,252.55pt,5.85pt,252.1pt,5.3pt,251.65pt,4.75pt,251.2pt,4.3pt,250.65pt,3.75pt,250.2pt,3.3pt,249.65pt,2.95pt,249pt,2.5pt,248.45pt,2.1pt,247.85pt,1.75pt,247.2pt,1.45pt,246.55pt,1.1pt,245.9pt,.95pt,245.2pt,.65pt,244.55pt,.45pt,243.8pt,.3pt,243.1pt,.2pt,242.35pt,.1pt,241.65pt,0,240.9pt,0,240.9pt,0,240.9pt,0,182.55pt,0,181.85pt,0,181.1pt,.1pt,180.4pt,.2pt,179.65pt,.3pt,178.9pt,.45pt,178.2pt,.65pt,177.55pt,.95pt,176.9pt,1.1pt,176.3pt,1.45pt,175.65pt,1.75pt,175pt,2.1pt,174.35pt,2.5pt,173.8pt,2.95pt,173.25pt,3.3pt,172.7pt,3.75pt,172.25pt,4.3pt,171.7pt,4.75pt,171.25pt,5.3pt,170.9pt,5.85pt,170.45pt,6.4pt,170.1pt,7.05pt,169.7pt,7.65pt,169.45pt,8.3pt,169.1pt,8.95pt,168.9pt,9.6pt,168.6pt,10.25pt,168.45pt,10.95pt,168.25pt,11.7pt,168.15pt,12.4pt,168.05pt,13.15pt,168pt,13.85pt,168pt,14.6pt,168pt,15.35pt,168.05pt,16.05pt,168.15pt,16.8pt,168.25pt,17.5pt,168.45pt,18.25pt,168.6pt,18.9pt,168.9pt,19.6pt,169.1pt,20.25pt,169.45pt,20.9pt,169.7pt,21.55pt,170.1pt,22.15pt,170.45pt,22.7pt,170.9pt,23.35pt,171.25pt,23.9pt,171.7pt,24.35pt,172.25pt,24.9pt,172.7pt,25.35pt,173.25pt,25.8pt,173.8pt,26.3pt,174.35pt,26.75pt,175pt,27.1pt,175.65pt,27.45pt,176.3pt,27.75pt,176.9pt,28pt,177.55pt,28.3pt,178.2pt,28.55pt,178.9pt,28.75pt,179.65pt,28.9pt,180.4pt,29pt,181.1pt,29.1pt,181.85pt,29.2pt,182.55pt,29.2pt" coordsize="1750,584" filled="f">
            <v:path arrowok="t"/>
          </v:polyline>
        </w:pict>
      </w:r>
      <w:r w:rsidRPr="00CF53B9">
        <w:rPr>
          <w:noProof/>
          <w:color w:val="000000"/>
          <w:sz w:val="20"/>
        </w:rPr>
        <w:pict>
          <v:rect id="_x0000_s1175" style="position:absolute;left:0;text-align:left;margin-left:198pt;margin-top:4.5pt;width:42pt;height:27pt;z-index:3" filled="f" stroked="f">
            <v:textbox style="mso-next-textbox:#_x0000_s1175" inset="0,0,0,0">
              <w:txbxContent>
                <w:p w:rsidR="004074EA" w:rsidRDefault="004074EA">
                  <w:r>
                    <w:rPr>
                      <w:rFonts w:ascii="標楷體" w:hint="eastAsia"/>
                      <w:color w:val="000000"/>
                      <w:szCs w:val="28"/>
                    </w:rPr>
                    <w:t>開始</w:t>
                  </w:r>
                </w:p>
              </w:txbxContent>
            </v:textbox>
          </v:rect>
        </w:pict>
      </w:r>
    </w:p>
    <w:p w:rsidR="00BE36A9" w:rsidRPr="00CF53B9" w:rsidRDefault="00BE36A9">
      <w:pPr>
        <w:pStyle w:val="CMMI2"/>
        <w:spacing w:before="90"/>
        <w:ind w:left="480"/>
        <w:rPr>
          <w:rFonts w:ascii="標楷體" w:hint="eastAsia"/>
          <w:color w:val="000000"/>
        </w:rPr>
      </w:pPr>
      <w:r w:rsidRPr="00CF53B9">
        <w:rPr>
          <w:rFonts w:ascii="標楷體"/>
          <w:noProof/>
          <w:color w:val="000000"/>
          <w:sz w:val="20"/>
        </w:rPr>
        <w:pict>
          <v:line id="_x0000_s1245" style="position:absolute;left:0;text-align:left;z-index:68" from="210pt,4.5pt" to="210pt,31.5pt">
            <v:stroke endarrow="block"/>
          </v:line>
        </w:pict>
      </w:r>
    </w:p>
    <w:p w:rsidR="00BE36A9" w:rsidRPr="00CF53B9" w:rsidRDefault="00BE36A9">
      <w:pPr>
        <w:pStyle w:val="CMMI2"/>
        <w:spacing w:before="90"/>
        <w:ind w:left="480" w:firstLineChars="300" w:firstLine="600"/>
        <w:rPr>
          <w:rFonts w:ascii="標楷體" w:hint="eastAsia"/>
          <w:color w:val="000000"/>
        </w:rPr>
      </w:pPr>
      <w:r w:rsidRPr="00CF53B9">
        <w:rPr>
          <w:rFonts w:ascii="標楷體"/>
          <w:noProof/>
          <w:color w:val="000000"/>
          <w:sz w:val="20"/>
        </w:rPr>
        <w:pict>
          <v:rect id="_x0000_s1177" style="position:absolute;left:0;text-align:left;margin-left:174pt;margin-top:13.5pt;width:96pt;height:22.5pt;z-index:5" filled="f" stroked="f">
            <v:textbox style="mso-next-textbox:#_x0000_s1177" inset="0,0,0,0">
              <w:txbxContent>
                <w:p w:rsidR="004074EA" w:rsidRDefault="004074EA">
                  <w:r>
                    <w:rPr>
                      <w:rFonts w:ascii="標楷體" w:hint="eastAsia"/>
                      <w:color w:val="000000"/>
                      <w:szCs w:val="28"/>
                    </w:rPr>
                    <w:t>組織訓練規劃</w:t>
                  </w:r>
                </w:p>
              </w:txbxContent>
            </v:textbox>
          </v:rect>
        </w:pict>
      </w:r>
      <w:r w:rsidRPr="00CF53B9">
        <w:rPr>
          <w:rFonts w:ascii="標楷體"/>
          <w:noProof/>
          <w:color w:val="000000"/>
          <w:sz w:val="20"/>
        </w:rPr>
        <w:pict>
          <v:rect id="_x0000_s1176" style="position:absolute;left:0;text-align:left;margin-left:150pt;margin-top:9pt;width:156pt;height:27pt;z-index:4" filled="f"/>
        </w:pict>
      </w:r>
    </w:p>
    <w:p w:rsidR="00BE36A9" w:rsidRPr="00CF53B9" w:rsidRDefault="00BE36A9">
      <w:pPr>
        <w:pStyle w:val="CMMI2"/>
        <w:spacing w:before="90"/>
        <w:ind w:left="480" w:firstLineChars="300" w:firstLine="600"/>
        <w:rPr>
          <w:rFonts w:ascii="標楷體" w:hint="eastAsia"/>
          <w:color w:val="000000"/>
        </w:rPr>
      </w:pPr>
      <w:r w:rsidRPr="00CF53B9">
        <w:rPr>
          <w:rFonts w:ascii="標楷體"/>
          <w:noProof/>
          <w:color w:val="000000"/>
          <w:sz w:val="20"/>
        </w:rPr>
        <w:pict>
          <v:line id="_x0000_s1247" style="position:absolute;left:0;text-align:left;z-index:70" from="294pt,13.5pt" to="294pt,94.5pt">
            <v:stroke endarrow="block"/>
          </v:line>
        </w:pict>
      </w:r>
      <w:r w:rsidRPr="00CF53B9">
        <w:rPr>
          <w:rFonts w:ascii="標楷體"/>
          <w:noProof/>
          <w:color w:val="000000"/>
          <w:sz w:val="20"/>
        </w:rPr>
        <w:pict>
          <v:line id="_x0000_s1246" style="position:absolute;left:0;text-align:left;z-index:69" from="210pt,13.5pt" to="210pt,40.5pt">
            <v:stroke endarrow="block"/>
          </v:line>
        </w:pict>
      </w:r>
    </w:p>
    <w:p w:rsidR="00BE36A9" w:rsidRPr="00CF53B9" w:rsidRDefault="00BE36A9">
      <w:pPr>
        <w:pStyle w:val="CMMI2"/>
        <w:spacing w:before="90"/>
        <w:ind w:left="480" w:firstLineChars="300" w:firstLine="600"/>
        <w:rPr>
          <w:rFonts w:ascii="標楷體" w:hint="eastAsia"/>
          <w:color w:val="000000"/>
        </w:rPr>
      </w:pPr>
      <w:r w:rsidRPr="00CF53B9">
        <w:rPr>
          <w:rFonts w:ascii="標楷體"/>
          <w:noProof/>
          <w:color w:val="000000"/>
          <w:sz w:val="20"/>
        </w:rPr>
        <w:pict>
          <v:rect id="_x0000_s1178" style="position:absolute;left:0;text-align:left;margin-left:150pt;margin-top:18pt;width:131.3pt;height:27pt;z-index:6" filled="f"/>
        </w:pict>
      </w:r>
      <w:r w:rsidRPr="00CF53B9">
        <w:rPr>
          <w:rFonts w:ascii="標楷體"/>
          <w:noProof/>
          <w:color w:val="000000"/>
          <w:sz w:val="20"/>
        </w:rPr>
        <w:pict>
          <v:rect id="_x0000_s1179" style="position:absolute;left:0;text-align:left;margin-left:165.95pt;margin-top:18pt;width:122.05pt;height:31.85pt;z-index:7" filled="f" stroked="f">
            <v:textbox style="mso-next-textbox:#_x0000_s1179" inset="0,0,0,0">
              <w:txbxContent>
                <w:p w:rsidR="004074EA" w:rsidRDefault="004074EA">
                  <w:pPr>
                    <w:pStyle w:val="CMMI"/>
                    <w:rPr>
                      <w:rFonts w:ascii="標楷體"/>
                      <w:kern w:val="2"/>
                      <w:szCs w:val="28"/>
                    </w:rPr>
                  </w:pPr>
                  <w:r>
                    <w:rPr>
                      <w:rFonts w:ascii="標楷體" w:hint="eastAsia"/>
                      <w:kern w:val="2"/>
                      <w:szCs w:val="28"/>
                    </w:rPr>
                    <w:t>組織訓練能力建立</w:t>
                  </w:r>
                </w:p>
              </w:txbxContent>
            </v:textbox>
          </v:rect>
        </w:pict>
      </w:r>
    </w:p>
    <w:p w:rsidR="00BE36A9" w:rsidRPr="00CF53B9" w:rsidRDefault="00BE36A9">
      <w:pPr>
        <w:pStyle w:val="CMMI2"/>
        <w:spacing w:before="90"/>
        <w:ind w:left="480" w:firstLineChars="200" w:firstLine="480"/>
        <w:rPr>
          <w:rFonts w:ascii="標楷體" w:hint="eastAsia"/>
          <w:color w:val="000000"/>
        </w:rPr>
      </w:pPr>
    </w:p>
    <w:p w:rsidR="00BE36A9" w:rsidRPr="00CF53B9" w:rsidRDefault="00BE36A9">
      <w:pPr>
        <w:pStyle w:val="CMMI2"/>
        <w:spacing w:before="90"/>
        <w:ind w:left="480" w:firstLineChars="200" w:firstLine="400"/>
        <w:rPr>
          <w:rFonts w:ascii="標楷體" w:hint="eastAsia"/>
          <w:color w:val="000000"/>
        </w:rPr>
      </w:pPr>
      <w:r w:rsidRPr="00CF53B9">
        <w:rPr>
          <w:rFonts w:ascii="標楷體"/>
          <w:noProof/>
          <w:color w:val="000000"/>
          <w:sz w:val="20"/>
        </w:rPr>
        <w:pict>
          <v:line id="_x0000_s1248" style="position:absolute;left:0;text-align:left;z-index:71" from="210pt,0" to="210pt,27pt">
            <v:stroke endarrow="block"/>
          </v:line>
        </w:pict>
      </w:r>
    </w:p>
    <w:p w:rsidR="00BE36A9" w:rsidRPr="00CF53B9" w:rsidRDefault="00BE36A9">
      <w:pPr>
        <w:pStyle w:val="CMMI2"/>
        <w:spacing w:before="90"/>
        <w:ind w:left="480" w:firstLineChars="200" w:firstLine="400"/>
        <w:rPr>
          <w:rFonts w:ascii="標楷體" w:hint="eastAsia"/>
          <w:color w:val="000000"/>
        </w:rPr>
      </w:pPr>
      <w:r w:rsidRPr="00CF53B9">
        <w:rPr>
          <w:rFonts w:ascii="標楷體"/>
          <w:noProof/>
          <w:color w:val="000000"/>
          <w:sz w:val="20"/>
        </w:rPr>
        <w:pict>
          <v:rect id="_x0000_s1183" style="position:absolute;left:0;text-align:left;margin-left:168pt;margin-top:13.5pt;width:126pt;height:18pt;z-index:11" filled="f" stroked="f">
            <v:textbox style="mso-next-textbox:#_x0000_s1183" inset="0,0,0,0">
              <w:txbxContent>
                <w:p w:rsidR="004074EA" w:rsidRDefault="004074EA">
                  <w:r>
                    <w:rPr>
                      <w:rFonts w:ascii="標楷體" w:hint="eastAsia"/>
                      <w:color w:val="000000"/>
                      <w:szCs w:val="28"/>
                    </w:rPr>
                    <w:t>組織訓練執行與評估</w:t>
                  </w:r>
                </w:p>
              </w:txbxContent>
            </v:textbox>
          </v:rect>
        </w:pict>
      </w:r>
      <w:r w:rsidRPr="00CF53B9">
        <w:rPr>
          <w:rFonts w:ascii="標楷體"/>
          <w:noProof/>
          <w:color w:val="000000"/>
          <w:sz w:val="20"/>
        </w:rPr>
        <w:pict>
          <v:rect id="_x0000_s1182" style="position:absolute;left:0;text-align:left;margin-left:150pt;margin-top:5.7pt;width:154.45pt;height:25.8pt;z-index:10" filled="f"/>
        </w:pict>
      </w:r>
    </w:p>
    <w:p w:rsidR="00BE36A9" w:rsidRPr="00CF53B9" w:rsidRDefault="00BE36A9">
      <w:pPr>
        <w:pStyle w:val="CMMI2"/>
        <w:spacing w:before="90"/>
        <w:ind w:left="480" w:firstLineChars="200" w:firstLine="400"/>
        <w:rPr>
          <w:rFonts w:ascii="標楷體" w:hint="eastAsia"/>
          <w:color w:val="000000"/>
        </w:rPr>
      </w:pPr>
      <w:r w:rsidRPr="00CF53B9">
        <w:rPr>
          <w:rFonts w:ascii="標楷體"/>
          <w:noProof/>
          <w:color w:val="000000"/>
          <w:sz w:val="20"/>
        </w:rPr>
        <w:pict>
          <v:line id="_x0000_s1249" style="position:absolute;left:0;text-align:left;z-index:72" from="210pt,9pt" to="210pt,36pt">
            <v:stroke endarrow="block"/>
          </v:line>
        </w:pict>
      </w:r>
    </w:p>
    <w:p w:rsidR="00BE36A9" w:rsidRPr="00CF53B9" w:rsidRDefault="00BE36A9">
      <w:pPr>
        <w:pStyle w:val="CMMI2"/>
        <w:spacing w:before="90"/>
        <w:ind w:left="480" w:firstLineChars="200" w:firstLine="400"/>
        <w:rPr>
          <w:rFonts w:ascii="標楷體" w:hint="eastAsia"/>
          <w:color w:val="000000"/>
        </w:rPr>
      </w:pPr>
      <w:r w:rsidRPr="00CF53B9">
        <w:rPr>
          <w:rFonts w:ascii="標楷體"/>
          <w:noProof/>
          <w:color w:val="000000"/>
          <w:sz w:val="20"/>
        </w:rPr>
        <w:pict>
          <v:shape id="_x0000_s1273" style="position:absolute;left:0;text-align:left;margin-left:333.95pt;margin-top:4.5pt;width:44.05pt;height:45pt;z-index:92;mso-position-horizontal:absolute;mso-position-vertical:absolute" coordsize="963,964" path="m,482l,470,1,457r,-12l2,433,6,409,9,384r6,-22l21,339r8,-23l37,294,47,274,57,252,70,233,82,212,95,194r14,-18l125,158r16,-17l157,125r18,-15l193,95,212,82,232,70,251,58,273,47,293,37r22,-8l338,22r23,-6l384,9,408,6,432,2,444,1,456,r13,l481,r12,l506,1r12,l530,2r25,4l579,9r22,7l624,22r22,7l669,37r20,10l711,58r19,12l751,82r18,13l787,110r18,15l822,141r15,17l853,176r14,18l881,212r12,21l905,252r11,22l925,294r9,22l941,339r6,23l953,384r4,25l960,433r1,12l961,457r2,13l963,482r,l963,494r-2,13l961,520r-1,12l957,556r-4,24l947,603r-6,23l934,647r-9,23l916,691r-11,21l893,732r-12,20l866,770r-13,18l837,806r-15,17l805,839r-18,16l769,869r-18,13l730,894r-19,13l689,917r-20,10l646,935r-22,8l601,949r-24,6l555,958r-25,4l518,963r-13,l493,964r-12,l469,964r-13,-1l444,963r-12,-1l408,958r-24,-3l361,949r-23,-6l315,935r-22,-8l273,917,251,907,232,894,212,882,193,868,175,855,157,839,141,823,125,806,109,788,95,770,82,752,70,732,57,712,47,691,37,670,29,647,21,626,15,603,9,579,6,556,2,532,1,520,,506,,494,,482e" filled="f" strokeweight=".2205mm">
            <v:path arrowok="t"/>
          </v:shape>
        </w:pict>
      </w:r>
      <w:r w:rsidRPr="00CF53B9">
        <w:rPr>
          <w:rFonts w:ascii="標楷體"/>
          <w:noProof/>
          <w:color w:val="000000"/>
          <w:sz w:val="20"/>
        </w:rPr>
        <w:pict>
          <v:rect id="_x0000_s1272" style="position:absolute;left:0;text-align:left;margin-left:342pt;margin-top:13.5pt;width:33pt;height:31.5pt;z-index:91" filled="f" stroked="f">
            <v:textbox style="mso-next-textbox:#_x0000_s1272" inset="0,0,0,0">
              <w:txbxContent>
                <w:p w:rsidR="004074EA" w:rsidRDefault="004074EA">
                  <w:pPr>
                    <w:autoSpaceDE w:val="0"/>
                    <w:autoSpaceDN w:val="0"/>
                    <w:adjustRightInd w:val="0"/>
                    <w:spacing w:line="0" w:lineRule="atLeast"/>
                    <w:jc w:val="center"/>
                    <w:rPr>
                      <w:color w:val="000000"/>
                      <w:sz w:val="20"/>
                      <w:szCs w:val="48"/>
                      <w:lang w:val="zh-TW"/>
                    </w:rPr>
                  </w:pPr>
                  <w:r>
                    <w:rPr>
                      <w:rFonts w:ascii="標楷體" w:hint="eastAsia"/>
                      <w:color w:val="000000"/>
                      <w:sz w:val="20"/>
                      <w:szCs w:val="30"/>
                      <w:lang w:val="zh-TW"/>
                    </w:rPr>
                    <w:t>CMMI內部稽核</w:t>
                  </w:r>
                </w:p>
              </w:txbxContent>
            </v:textbox>
          </v:rect>
        </w:pict>
      </w:r>
      <w:r w:rsidRPr="00CF53B9">
        <w:rPr>
          <w:rFonts w:ascii="標楷體"/>
          <w:noProof/>
          <w:color w:val="000000"/>
          <w:sz w:val="20"/>
        </w:rPr>
        <w:pict>
          <v:rect id="_x0000_s1244" style="position:absolute;left:0;text-align:left;margin-left:150pt;margin-top:13.5pt;width:132pt;height:27pt;z-index:67" filled="f"/>
        </w:pict>
      </w:r>
      <w:r w:rsidRPr="00CF53B9">
        <w:rPr>
          <w:rFonts w:ascii="標楷體"/>
          <w:noProof/>
          <w:color w:val="000000"/>
          <w:sz w:val="20"/>
        </w:rPr>
        <w:pict>
          <v:rect id="_x0000_s1181" style="position:absolute;left:0;text-align:left;margin-left:198pt;margin-top:76.5pt;width:36pt;height:27pt;z-index:9" filled="f" stroked="f">
            <v:textbox style="mso-next-textbox:#_x0000_s1181" inset="0,0,0,0">
              <w:txbxContent>
                <w:p w:rsidR="004074EA" w:rsidRDefault="004074EA">
                  <w:r>
                    <w:rPr>
                      <w:rFonts w:ascii="標楷體" w:hint="eastAsia"/>
                      <w:color w:val="000000"/>
                      <w:szCs w:val="28"/>
                    </w:rPr>
                    <w:t>結束</w:t>
                  </w:r>
                </w:p>
              </w:txbxContent>
            </v:textbox>
          </v:rect>
        </w:pict>
      </w:r>
    </w:p>
    <w:p w:rsidR="00BE36A9" w:rsidRPr="00CF53B9" w:rsidRDefault="00BE36A9">
      <w:pPr>
        <w:pStyle w:val="CMMI2"/>
        <w:spacing w:before="90"/>
        <w:ind w:left="480" w:firstLineChars="200" w:firstLine="400"/>
        <w:rPr>
          <w:rFonts w:ascii="標楷體" w:hint="eastAsia"/>
          <w:color w:val="000000"/>
        </w:rPr>
      </w:pPr>
      <w:r w:rsidRPr="00CF53B9">
        <w:rPr>
          <w:rFonts w:ascii="標楷體"/>
          <w:noProof/>
          <w:color w:val="000000"/>
          <w:sz w:val="20"/>
        </w:rPr>
        <w:pict>
          <v:rect id="_x0000_s1250" style="position:absolute;left:0;text-align:left;margin-left:162pt;margin-top:0;width:96pt;height:18pt;z-index:73" filled="f" stroked="f">
            <v:textbox style="mso-next-textbox:#_x0000_s1250" inset="0,0,0,0">
              <w:txbxContent>
                <w:p w:rsidR="004074EA" w:rsidRDefault="004074EA">
                  <w:pPr>
                    <w:jc w:val="center"/>
                  </w:pPr>
                  <w:r>
                    <w:rPr>
                      <w:rFonts w:ascii="標楷體" w:hint="eastAsia"/>
                      <w:color w:val="000000"/>
                      <w:szCs w:val="28"/>
                    </w:rPr>
                    <w:t>定期稽核</w:t>
                  </w:r>
                </w:p>
              </w:txbxContent>
            </v:textbox>
          </v:rect>
        </w:pict>
      </w:r>
      <w:r w:rsidRPr="00CF53B9">
        <w:rPr>
          <w:rFonts w:ascii="標楷體"/>
          <w:noProof/>
          <w:color w:val="000000"/>
          <w:sz w:val="20"/>
        </w:rPr>
        <w:pict>
          <v:line id="_x0000_s1251" style="position:absolute;left:0;text-align:left;z-index:74" from="210pt,18pt" to="210pt,45pt">
            <v:stroke endarrow="block"/>
          </v:line>
        </w:pict>
      </w:r>
      <w:r w:rsidRPr="00CF53B9">
        <w:rPr>
          <w:rFonts w:ascii="標楷體"/>
          <w:noProof/>
          <w:color w:val="000000"/>
          <w:sz w:val="20"/>
        </w:rPr>
        <w:pict>
          <v:line id="_x0000_s1261" style="position:absolute;left:0;text-align:left;z-index:83" from="282pt,0" to="330pt,0">
            <v:stroke endarrow="block"/>
          </v:line>
        </w:pict>
      </w:r>
    </w:p>
    <w:p w:rsidR="00BE36A9" w:rsidRPr="00CF53B9" w:rsidRDefault="00BE36A9">
      <w:pPr>
        <w:pStyle w:val="CMMI2"/>
        <w:spacing w:before="90"/>
        <w:ind w:left="480" w:firstLineChars="200" w:firstLine="480"/>
        <w:rPr>
          <w:rFonts w:ascii="標楷體" w:hint="eastAsia"/>
          <w:color w:val="000000"/>
        </w:rPr>
      </w:pPr>
    </w:p>
    <w:p w:rsidR="00BE36A9" w:rsidRPr="00CF53B9" w:rsidRDefault="00BE36A9">
      <w:pPr>
        <w:pStyle w:val="CMMI2"/>
        <w:spacing w:before="90"/>
        <w:ind w:left="480" w:firstLineChars="200" w:firstLine="400"/>
        <w:rPr>
          <w:rFonts w:ascii="標楷體" w:hint="eastAsia"/>
          <w:color w:val="000000"/>
        </w:rPr>
      </w:pPr>
      <w:r w:rsidRPr="00CF53B9">
        <w:rPr>
          <w:rFonts w:ascii="標楷體"/>
          <w:noProof/>
          <w:color w:val="000000"/>
          <w:sz w:val="20"/>
        </w:rPr>
        <w:pict>
          <v:polyline id="_x0000_s1180" style="position:absolute;left:0;text-align:left;z-index:8;mso-position-horizontal:absolute;mso-position-vertical:absolute" points="182.55pt,29.2pt,240.9pt,29.2pt,241.65pt,29.2pt,242.35pt,29.1pt,243.1pt,29pt,243.8pt,28.9pt,244.55pt,28.75pt,245.2pt,28.55pt,245.9pt,28.3pt,246.55pt,28pt,247.2pt,27.75pt,247.85pt,27.45pt,248.45pt,27.1pt,249pt,26.75pt,249.65pt,26.3pt,250.2pt,25.8pt,250.65pt,25.35pt,251.2pt,24.9pt,251.65pt,24.35pt,252.1pt,23.9pt,252.55pt,23.35pt,253.05pt,22.7pt,253.4pt,22.15pt,253.75pt,21.55pt,254.05pt,20.9pt,254.3pt,20.25pt,254.6pt,19.6pt,254.85pt,18.9pt,255.05pt,18.25pt,255.2pt,17.5pt,255.3pt,16.8pt,255.4pt,16.05pt,255.5pt,15.35pt,255.5pt,14.6pt,255.5pt,13.85pt,255.4pt,13.15pt,255.3pt,12.4pt,255.2pt,11.7pt,255.05pt,10.95pt,254.85pt,10.25pt,254.6pt,9.6pt,254.3pt,8.95pt,254.05pt,8.3pt,253.75pt,7.65pt,253.4pt,7.05pt,253.05pt,6.4pt,252.55pt,5.85pt,252.1pt,5.3pt,251.65pt,4.75pt,251.2pt,4.3pt,250.65pt,3.75pt,250.2pt,3.3pt,249.65pt,2.95pt,249pt,2.5pt,248.45pt,2.1pt,247.85pt,1.75pt,247.2pt,1.45pt,246.55pt,1.1pt,245.9pt,.95pt,245.2pt,.65pt,244.55pt,.45pt,243.8pt,.3pt,243.1pt,.2pt,242.35pt,.1pt,241.65pt,0,240.9pt,0,240.9pt,0,240.9pt,0,182.55pt,0,181.85pt,0,181.1pt,.1pt,180.4pt,.2pt,179.65pt,.3pt,178.9pt,.45pt,178.2pt,.65pt,177.55pt,.95pt,176.9pt,1.1pt,176.3pt,1.45pt,175.65pt,1.75pt,175pt,2.1pt,174.35pt,2.5pt,173.8pt,2.95pt,173.25pt,3.3pt,172.7pt,3.75pt,172.25pt,4.3pt,171.7pt,4.75pt,171.25pt,5.3pt,170.9pt,5.85pt,170.45pt,6.4pt,170.1pt,7.05pt,169.7pt,7.65pt,169.45pt,8.3pt,169.1pt,8.95pt,168.9pt,9.6pt,168.6pt,10.25pt,168.45pt,10.95pt,168.25pt,11.7pt,168.15pt,12.4pt,168.05pt,13.15pt,168pt,13.85pt,168pt,14.6pt,168pt,15.35pt,168.05pt,16.05pt,168.15pt,16.8pt,168.25pt,17.5pt,168.45pt,18.25pt,168.6pt,18.9pt,168.9pt,19.6pt,169.1pt,20.25pt,169.45pt,20.9pt,169.7pt,21.55pt,170.1pt,22.15pt,170.45pt,22.7pt,170.9pt,23.35pt,171.25pt,23.9pt,171.7pt,24.35pt,172.25pt,24.9pt,172.7pt,25.35pt,173.25pt,25.8pt,173.8pt,26.3pt,174.35pt,26.75pt,175pt,27.1pt,175.65pt,27.45pt,176.3pt,27.75pt,176.9pt,28pt,177.55pt,28.3pt,178.2pt,28.55pt,178.9pt,28.75pt,179.65pt,28.9pt,180.4pt,29pt,181.1pt,29.1pt,181.85pt,29.2pt,182.55pt,29.2pt" coordsize="1750,584" filled="f">
            <v:path arrowok="t"/>
          </v:polyline>
        </w:pict>
      </w:r>
    </w:p>
    <w:p w:rsidR="00BE36A9" w:rsidRPr="00CF53B9" w:rsidRDefault="00BE36A9">
      <w:pPr>
        <w:pStyle w:val="CMMI2"/>
        <w:spacing w:before="90"/>
        <w:ind w:left="480" w:firstLineChars="200" w:firstLine="480"/>
        <w:rPr>
          <w:rFonts w:ascii="標楷體" w:hint="eastAsia"/>
          <w:color w:val="000000"/>
        </w:rPr>
      </w:pPr>
    </w:p>
    <w:p w:rsidR="00BE36A9" w:rsidRPr="00CF53B9" w:rsidRDefault="00BE36A9" w:rsidP="002D6BD3">
      <w:pPr>
        <w:pStyle w:val="CMMI3"/>
        <w:rPr>
          <w:rFonts w:hint="eastAsia"/>
        </w:rPr>
      </w:pPr>
      <w:r w:rsidRPr="00CF53B9">
        <w:t>5.2.1</w:t>
      </w:r>
      <w:r w:rsidRPr="00CF53B9">
        <w:rPr>
          <w:rFonts w:hint="eastAsia"/>
        </w:rPr>
        <w:t>組織訓練規劃</w:t>
      </w:r>
    </w:p>
    <w:p w:rsidR="00BE36A9" w:rsidRPr="00CF53B9" w:rsidRDefault="00BE36A9">
      <w:pPr>
        <w:pStyle w:val="CMMI2"/>
        <w:spacing w:before="90"/>
        <w:ind w:left="480"/>
        <w:rPr>
          <w:rFonts w:ascii="標楷體"/>
          <w:color w:val="000000"/>
        </w:rPr>
      </w:pPr>
    </w:p>
    <w:p w:rsidR="00BE36A9" w:rsidRPr="00CF53B9" w:rsidRDefault="00BE36A9">
      <w:pPr>
        <w:pStyle w:val="CMMI2"/>
        <w:spacing w:before="90"/>
        <w:ind w:left="480"/>
        <w:rPr>
          <w:rFonts w:ascii="標楷體"/>
          <w:color w:val="000000"/>
        </w:rPr>
      </w:pPr>
      <w:r w:rsidRPr="00CF53B9">
        <w:rPr>
          <w:rFonts w:ascii="標楷體"/>
          <w:noProof/>
          <w:color w:val="000000"/>
          <w:sz w:val="20"/>
        </w:rPr>
        <w:pict>
          <v:rect id="_x0000_s1225" style="position:absolute;left:0;text-align:left;margin-left:46.55pt;margin-top:0;width:103.45pt;height:22.5pt;z-index:50" filled="f" stroked="f">
            <v:textbox style="mso-next-textbox:#_x0000_s1225" inset="0,0,0,0">
              <w:txbxContent>
                <w:p w:rsidR="004074EA" w:rsidRDefault="004074EA">
                  <w:pPr>
                    <w:autoSpaceDE w:val="0"/>
                    <w:autoSpaceDN w:val="0"/>
                    <w:adjustRightInd w:val="0"/>
                    <w:jc w:val="center"/>
                    <w:rPr>
                      <w:color w:val="000000"/>
                      <w:szCs w:val="48"/>
                      <w:lang w:val="zh-TW"/>
                    </w:rPr>
                  </w:pPr>
                  <w:r>
                    <w:rPr>
                      <w:rFonts w:ascii="標楷體" w:hint="eastAsia"/>
                      <w:color w:val="000000"/>
                      <w:szCs w:val="30"/>
                      <w:lang w:val="zh-TW"/>
                    </w:rPr>
                    <w:t>關鍵人員</w:t>
                  </w:r>
                </w:p>
              </w:txbxContent>
            </v:textbox>
          </v:rect>
        </w:pict>
      </w:r>
      <w:r w:rsidRPr="00CF53B9">
        <w:rPr>
          <w:rFonts w:ascii="標楷體"/>
          <w:noProof/>
          <w:color w:val="000000"/>
          <w:sz w:val="20"/>
        </w:rPr>
        <w:pict>
          <v:rect id="_x0000_s1226" style="position:absolute;left:0;text-align:left;margin-left:210pt;margin-top:0;width:132pt;height:22.5pt;z-index:51" filled="f" stroked="f">
            <v:textbox style="mso-next-textbox:#_x0000_s1226" inset="0,0,0,0">
              <w:txbxContent>
                <w:p w:rsidR="004074EA" w:rsidRDefault="004074EA">
                  <w:pPr>
                    <w:autoSpaceDE w:val="0"/>
                    <w:autoSpaceDN w:val="0"/>
                    <w:adjustRightInd w:val="0"/>
                    <w:jc w:val="center"/>
                    <w:rPr>
                      <w:color w:val="000000"/>
                      <w:szCs w:val="48"/>
                      <w:lang w:val="zh-TW"/>
                    </w:rPr>
                  </w:pPr>
                  <w:r>
                    <w:rPr>
                      <w:rFonts w:ascii="標楷體" w:hint="eastAsia"/>
                      <w:color w:val="000000"/>
                      <w:szCs w:val="30"/>
                      <w:lang w:val="zh-TW"/>
                    </w:rPr>
                    <w:t>作 業 流</w:t>
                  </w:r>
                  <w:r>
                    <w:rPr>
                      <w:rFonts w:ascii="標楷體"/>
                      <w:color w:val="000000"/>
                      <w:szCs w:val="30"/>
                      <w:lang w:val="zh-TW"/>
                    </w:rPr>
                    <w:t xml:space="preserve"> </w:t>
                  </w:r>
                  <w:r>
                    <w:rPr>
                      <w:rFonts w:ascii="標楷體" w:hint="eastAsia"/>
                      <w:color w:val="000000"/>
                      <w:szCs w:val="30"/>
                      <w:lang w:val="zh-TW"/>
                    </w:rPr>
                    <w:t>程</w:t>
                  </w:r>
                </w:p>
              </w:txbxContent>
            </v:textbox>
          </v:rect>
        </w:pict>
      </w:r>
      <w:r w:rsidRPr="00CF53B9">
        <w:rPr>
          <w:rFonts w:ascii="標楷體"/>
          <w:noProof/>
          <w:color w:val="000000"/>
          <w:sz w:val="20"/>
        </w:rPr>
        <w:pict>
          <v:line id="_x0000_s1237" style="position:absolute;left:0;text-align:left;z-index:61" from="162pt,0" to="162pt,355.5pt" strokeweight=".2205mm"/>
        </w:pict>
      </w:r>
    </w:p>
    <w:p w:rsidR="00BE36A9" w:rsidRPr="00CF53B9" w:rsidRDefault="00BE36A9">
      <w:pPr>
        <w:pStyle w:val="CMMI2"/>
        <w:spacing w:before="90"/>
        <w:ind w:left="480"/>
        <w:rPr>
          <w:rFonts w:ascii="標楷體"/>
          <w:color w:val="000000"/>
        </w:rPr>
      </w:pPr>
      <w:r w:rsidRPr="00CF53B9">
        <w:rPr>
          <w:rFonts w:ascii="標楷體"/>
          <w:noProof/>
          <w:color w:val="000000"/>
          <w:sz w:val="20"/>
        </w:rPr>
        <w:pict>
          <v:shapetype id="_x0000_t116" coordsize="21600,21600" o:spt="116" path="m3475,qx,10800,3475,21600l18125,21600qx21600,10800,18125,xe">
            <v:stroke joinstyle="miter"/>
            <v:path gradientshapeok="t" o:connecttype="rect" textboxrect="1018,3163,20582,18437"/>
          </v:shapetype>
          <v:shape id="_x0000_s1173" type="#_x0000_t116" style="position:absolute;left:0;text-align:left;margin-left:240pt;margin-top:18pt;width:1in;height:27pt;z-index:1"/>
        </w:pict>
      </w:r>
      <w:r w:rsidRPr="00CF53B9">
        <w:rPr>
          <w:rFonts w:ascii="標楷體"/>
          <w:noProof/>
          <w:color w:val="000000"/>
          <w:sz w:val="20"/>
        </w:rPr>
        <w:pict>
          <v:line id="_x0000_s1216" style="position:absolute;left:0;text-align:left;flip:y;z-index:41" from="60pt,0" to="450pt,0" strokeweight=".2205mm"/>
        </w:pict>
      </w:r>
    </w:p>
    <w:p w:rsidR="00BE36A9" w:rsidRPr="00CF53B9" w:rsidRDefault="00BE36A9">
      <w:pPr>
        <w:pStyle w:val="CMMI2"/>
        <w:spacing w:before="90"/>
        <w:ind w:left="480"/>
        <w:rPr>
          <w:rFonts w:ascii="標楷體"/>
          <w:color w:val="000000"/>
        </w:rPr>
      </w:pPr>
      <w:r w:rsidRPr="00CF53B9">
        <w:rPr>
          <w:rFonts w:ascii="標楷體"/>
          <w:noProof/>
          <w:color w:val="000000"/>
          <w:sz w:val="20"/>
        </w:rPr>
        <w:pict>
          <v:rect id="_x0000_s1218" style="position:absolute;left:0;text-align:left;margin-left:258pt;margin-top:4.5pt;width:38.95pt;height:13.5pt;z-index:43" filled="f" stroked="f">
            <v:textbox style="mso-next-textbox:#_x0000_s1218" inset="0,0,0,0">
              <w:txbxContent>
                <w:p w:rsidR="004074EA" w:rsidRDefault="004074EA">
                  <w:pPr>
                    <w:autoSpaceDE w:val="0"/>
                    <w:autoSpaceDN w:val="0"/>
                    <w:adjustRightInd w:val="0"/>
                    <w:jc w:val="center"/>
                    <w:rPr>
                      <w:color w:val="000000"/>
                      <w:szCs w:val="48"/>
                      <w:lang w:val="zh-TW"/>
                    </w:rPr>
                  </w:pPr>
                  <w:r>
                    <w:rPr>
                      <w:rFonts w:ascii="標楷體" w:hint="eastAsia"/>
                      <w:color w:val="000000"/>
                      <w:szCs w:val="30"/>
                      <w:lang w:val="zh-TW"/>
                    </w:rPr>
                    <w:t>開始</w:t>
                  </w:r>
                  <w:r>
                    <w:rPr>
                      <w:rFonts w:ascii="標楷體"/>
                      <w:color w:val="000000"/>
                      <w:szCs w:val="30"/>
                      <w:lang w:val="zh-TW"/>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style="width:34.5pt;height:13.5pt" o:ole="">
                        <v:imagedata r:id="rId7" o:title=""/>
                      </v:shape>
                    </w:pict>
                  </w:r>
                </w:p>
              </w:txbxContent>
            </v:textbox>
          </v:rect>
        </w:pict>
      </w:r>
    </w:p>
    <w:p w:rsidR="00BE36A9" w:rsidRPr="00CF53B9" w:rsidRDefault="00BE36A9">
      <w:pPr>
        <w:pStyle w:val="CMMI2"/>
        <w:spacing w:before="90"/>
        <w:ind w:left="480"/>
        <w:rPr>
          <w:rFonts w:ascii="標楷體"/>
          <w:color w:val="000000"/>
        </w:rPr>
      </w:pPr>
      <w:r w:rsidRPr="00CF53B9">
        <w:rPr>
          <w:rFonts w:ascii="標楷體"/>
          <w:noProof/>
          <w:color w:val="000000"/>
          <w:sz w:val="20"/>
        </w:rPr>
        <w:pict>
          <v:rect id="_x0000_s1219" style="position:absolute;left:0;text-align:left;margin-left:198pt;margin-top:18pt;width:162pt;height:27pt;z-index:44" filled="f" strokeweight=".2205mm"/>
        </w:pict>
      </w:r>
      <w:r w:rsidRPr="00CF53B9">
        <w:rPr>
          <w:rFonts w:ascii="標楷體"/>
          <w:noProof/>
          <w:color w:val="000000"/>
          <w:sz w:val="20"/>
        </w:rPr>
        <w:pict>
          <v:line id="_x0000_s1255" style="position:absolute;left:0;text-align:left;z-index:77" from="276pt,0" to="276pt,18pt">
            <v:stroke endarrow="block"/>
          </v:line>
        </w:pict>
      </w:r>
    </w:p>
    <w:p w:rsidR="00BE36A9" w:rsidRPr="00CF53B9" w:rsidRDefault="00BE36A9">
      <w:pPr>
        <w:pStyle w:val="CMMI2"/>
        <w:spacing w:before="90"/>
        <w:ind w:left="480"/>
        <w:rPr>
          <w:rFonts w:ascii="標楷體"/>
          <w:color w:val="000000"/>
        </w:rPr>
      </w:pPr>
      <w:r w:rsidRPr="00CF53B9">
        <w:rPr>
          <w:rFonts w:ascii="標楷體"/>
          <w:noProof/>
          <w:color w:val="000000"/>
          <w:sz w:val="20"/>
        </w:rPr>
        <w:pict>
          <v:rect id="_x0000_s1217" style="position:absolute;left:0;text-align:left;margin-left:210pt;margin-top:0;width:132pt;height:22.5pt;z-index:42" filled="f" stroked="f">
            <v:textbox style="mso-next-textbox:#_x0000_s1217" inset="0,0,0,0">
              <w:txbxContent>
                <w:p w:rsidR="004074EA" w:rsidRDefault="004074EA">
                  <w:pPr>
                    <w:autoSpaceDE w:val="0"/>
                    <w:autoSpaceDN w:val="0"/>
                    <w:adjustRightInd w:val="0"/>
                    <w:jc w:val="center"/>
                    <w:rPr>
                      <w:color w:val="000000"/>
                      <w:szCs w:val="48"/>
                      <w:lang w:val="zh-TW"/>
                    </w:rPr>
                  </w:pPr>
                  <w:r>
                    <w:rPr>
                      <w:rFonts w:ascii="標楷體" w:hint="eastAsia"/>
                      <w:color w:val="000000"/>
                      <w:szCs w:val="30"/>
                      <w:lang w:val="zh-TW"/>
                    </w:rPr>
                    <w:t>建立策略性訓練的需要</w:t>
                  </w:r>
                </w:p>
              </w:txbxContent>
            </v:textbox>
          </v:rect>
        </w:pict>
      </w:r>
      <w:r w:rsidRPr="00CF53B9">
        <w:rPr>
          <w:rFonts w:ascii="標楷體"/>
          <w:noProof/>
          <w:color w:val="000000"/>
          <w:sz w:val="20"/>
        </w:rPr>
        <w:pict>
          <v:rect id="_x0000_s1227" style="position:absolute;left:0;text-align:left;margin-left:44.15pt;margin-top:2.25pt;width:111.85pt;height:20.25pt;z-index:52" filled="f" stroked="f">
            <v:textbox style="mso-next-textbox:#_x0000_s1227" inset="0,0,0,0">
              <w:txbxContent>
                <w:p w:rsidR="004074EA" w:rsidRDefault="004074EA">
                  <w:pPr>
                    <w:autoSpaceDE w:val="0"/>
                    <w:autoSpaceDN w:val="0"/>
                    <w:adjustRightInd w:val="0"/>
                    <w:jc w:val="center"/>
                    <w:rPr>
                      <w:color w:val="000000"/>
                      <w:szCs w:val="48"/>
                      <w:lang w:val="zh-TW"/>
                    </w:rPr>
                  </w:pPr>
                  <w:r>
                    <w:rPr>
                      <w:rFonts w:ascii="標楷體" w:hint="eastAsia"/>
                      <w:color w:val="000000"/>
                      <w:szCs w:val="30"/>
                      <w:lang w:val="zh-TW"/>
                    </w:rPr>
                    <w:t>教育訓練委員會</w:t>
                  </w:r>
                </w:p>
              </w:txbxContent>
            </v:textbox>
          </v:rect>
        </w:pict>
      </w:r>
    </w:p>
    <w:p w:rsidR="00BE36A9" w:rsidRPr="00CF53B9" w:rsidRDefault="00BE36A9">
      <w:pPr>
        <w:pStyle w:val="CMMI2"/>
        <w:spacing w:before="90"/>
        <w:ind w:left="480"/>
        <w:rPr>
          <w:rFonts w:ascii="標楷體"/>
          <w:color w:val="000000"/>
        </w:rPr>
      </w:pPr>
      <w:r w:rsidRPr="00CF53B9">
        <w:rPr>
          <w:rFonts w:ascii="標楷體"/>
          <w:noProof/>
          <w:color w:val="000000"/>
          <w:sz w:val="20"/>
        </w:rPr>
        <w:pict>
          <v:rect id="_x0000_s1230" style="position:absolute;left:0;text-align:left;margin-left:198pt;margin-top:18pt;width:162pt;height:27pt;z-index:54" filled="f" strokeweight=".2205mm"/>
        </w:pict>
      </w:r>
      <w:r w:rsidRPr="00CF53B9">
        <w:rPr>
          <w:rFonts w:ascii="標楷體"/>
          <w:noProof/>
          <w:color w:val="000000"/>
          <w:sz w:val="20"/>
        </w:rPr>
        <w:pict>
          <v:rect id="_x0000_s1231" style="position:absolute;left:0;text-align:left;margin-left:210pt;margin-top:19.75pt;width:132pt;height:16.25pt;z-index:55" filled="f" stroked="f">
            <v:textbox style="mso-next-textbox:#_x0000_s1231" inset="0,0,0,0">
              <w:txbxContent>
                <w:p w:rsidR="004074EA" w:rsidRDefault="004074EA">
                  <w:pPr>
                    <w:autoSpaceDE w:val="0"/>
                    <w:autoSpaceDN w:val="0"/>
                    <w:adjustRightInd w:val="0"/>
                    <w:jc w:val="center"/>
                    <w:rPr>
                      <w:color w:val="000000"/>
                      <w:szCs w:val="48"/>
                      <w:lang w:val="zh-TW"/>
                    </w:rPr>
                  </w:pPr>
                  <w:r>
                    <w:rPr>
                      <w:rFonts w:ascii="標楷體" w:hint="eastAsia"/>
                      <w:color w:val="000000"/>
                      <w:szCs w:val="30"/>
                      <w:lang w:val="zh-TW"/>
                    </w:rPr>
                    <w:t>決定組織訓練需要</w:t>
                  </w:r>
                </w:p>
                <w:p w:rsidR="004074EA" w:rsidRDefault="004074EA">
                  <w:pPr>
                    <w:autoSpaceDE w:val="0"/>
                    <w:autoSpaceDN w:val="0"/>
                    <w:adjustRightInd w:val="0"/>
                    <w:jc w:val="center"/>
                    <w:rPr>
                      <w:color w:val="000000"/>
                      <w:szCs w:val="48"/>
                      <w:lang w:val="zh-TW"/>
                    </w:rPr>
                  </w:pPr>
                </w:p>
              </w:txbxContent>
            </v:textbox>
          </v:rect>
        </w:pict>
      </w:r>
      <w:r w:rsidRPr="00CF53B9">
        <w:rPr>
          <w:rFonts w:ascii="標楷體"/>
          <w:noProof/>
          <w:color w:val="000000"/>
          <w:sz w:val="20"/>
        </w:rPr>
        <w:pict>
          <v:line id="_x0000_s1256" style="position:absolute;left:0;text-align:left;z-index:78" from="276pt,0" to="276pt,18pt">
            <v:stroke endarrow="block"/>
          </v:line>
        </w:pict>
      </w:r>
    </w:p>
    <w:p w:rsidR="00BE36A9" w:rsidRPr="00CF53B9" w:rsidRDefault="00BE36A9">
      <w:pPr>
        <w:pStyle w:val="CMMI2"/>
        <w:spacing w:before="90"/>
        <w:ind w:left="480"/>
        <w:rPr>
          <w:rFonts w:ascii="標楷體"/>
          <w:color w:val="000000"/>
        </w:rPr>
      </w:pPr>
      <w:r w:rsidRPr="00CF53B9">
        <w:rPr>
          <w:rFonts w:ascii="標楷體"/>
          <w:noProof/>
          <w:color w:val="000000"/>
          <w:sz w:val="20"/>
        </w:rPr>
        <w:pict>
          <v:rect id="_x0000_s1235" style="position:absolute;left:0;text-align:left;margin-left:42pt;margin-top:3pt;width:114pt;height:19.5pt;z-index:59" filled="f" stroked="f">
            <v:textbox style="mso-next-textbox:#_x0000_s1235" inset="0,0,0,0">
              <w:txbxContent>
                <w:p w:rsidR="004074EA" w:rsidRDefault="004074EA">
                  <w:pPr>
                    <w:autoSpaceDE w:val="0"/>
                    <w:autoSpaceDN w:val="0"/>
                    <w:adjustRightInd w:val="0"/>
                    <w:jc w:val="center"/>
                    <w:rPr>
                      <w:color w:val="000000"/>
                      <w:szCs w:val="48"/>
                      <w:lang w:val="zh-TW"/>
                    </w:rPr>
                  </w:pPr>
                  <w:r>
                    <w:rPr>
                      <w:rFonts w:ascii="標楷體" w:hint="eastAsia"/>
                      <w:color w:val="000000"/>
                      <w:szCs w:val="30"/>
                      <w:lang w:val="zh-TW"/>
                    </w:rPr>
                    <w:t>教育訓練委員會</w:t>
                  </w:r>
                </w:p>
              </w:txbxContent>
            </v:textbox>
          </v:rect>
        </w:pict>
      </w:r>
    </w:p>
    <w:p w:rsidR="00BE36A9" w:rsidRPr="00CF53B9" w:rsidRDefault="009B3AAB">
      <w:pPr>
        <w:pStyle w:val="CMMI2"/>
        <w:spacing w:before="90"/>
        <w:ind w:left="480"/>
        <w:rPr>
          <w:rFonts w:ascii="標楷體"/>
          <w:color w:val="000000"/>
        </w:rPr>
      </w:pPr>
      <w:r w:rsidRPr="00CF53B9">
        <w:rPr>
          <w:rFonts w:ascii="標楷體"/>
          <w:noProof/>
          <w:color w:val="000000"/>
          <w:sz w:val="20"/>
        </w:rPr>
        <w:pict>
          <v:rect id="_x0000_s1214" style="position:absolute;left:0;text-align:left;margin-left:396pt;margin-top:18pt;width:54pt;height:36pt;z-index:39" filled="f" stroked="f">
            <v:textbox style="mso-next-textbox:#_x0000_s1214" inset="0,0,0,0">
              <w:txbxContent>
                <w:p w:rsidR="004074EA" w:rsidRPr="009B4DC2" w:rsidRDefault="004074EA">
                  <w:pPr>
                    <w:autoSpaceDE w:val="0"/>
                    <w:autoSpaceDN w:val="0"/>
                    <w:adjustRightInd w:val="0"/>
                    <w:spacing w:line="0" w:lineRule="atLeast"/>
                    <w:jc w:val="center"/>
                    <w:rPr>
                      <w:sz w:val="20"/>
                      <w:szCs w:val="48"/>
                      <w:lang w:val="zh-TW"/>
                    </w:rPr>
                  </w:pPr>
                  <w:r w:rsidRPr="009B4DC2">
                    <w:rPr>
                      <w:rFonts w:ascii="標楷體" w:hint="eastAsia"/>
                      <w:sz w:val="20"/>
                      <w:szCs w:val="30"/>
                      <w:lang w:val="zh-TW"/>
                    </w:rPr>
                    <w:t>教育訓練委員會審查</w:t>
                  </w:r>
                </w:p>
              </w:txbxContent>
            </v:textbox>
          </v:rect>
        </w:pict>
      </w:r>
      <w:r w:rsidRPr="00CF53B9">
        <w:rPr>
          <w:rFonts w:ascii="標楷體"/>
          <w:noProof/>
          <w:color w:val="000000"/>
          <w:sz w:val="20"/>
        </w:rPr>
        <w:pict>
          <v:shape id="_x0000_s1234" style="position:absolute;left:0;text-align:left;margin-left:396pt;margin-top:4.5pt;width:54pt;height:45pt;z-index:58;mso-position-horizontal:absolute;mso-position-vertical:absolute" coordsize="963,964" path="m,482l,470,1,457r,-12l2,433,6,409,9,384r6,-22l21,339r8,-23l37,294,47,274,57,252,70,233,82,212,95,194r14,-18l125,158r16,-17l157,125r18,-15l193,95,212,82,232,70,251,58,273,47,293,37r22,-8l338,22r23,-6l384,9,408,6,432,2,444,1,456,r13,l481,r12,l506,1r12,l530,2r25,4l579,9r22,7l624,22r22,7l669,37r20,10l711,58r19,12l751,82r18,13l787,110r18,15l822,141r15,17l853,176r14,18l881,212r12,21l905,252r11,22l925,294r9,22l941,339r6,23l953,384r4,25l960,433r1,12l961,457r2,13l963,482r,l963,494r-2,13l961,520r-1,12l957,556r-4,24l947,603r-6,23l934,647r-9,23l916,691r-11,21l893,732r-12,20l866,770r-13,18l837,806r-15,17l805,839r-18,16l769,869r-18,13l730,894r-19,13l689,917r-20,10l646,935r-22,8l601,949r-24,6l555,958r-25,4l518,963r-13,l493,964r-12,l469,964r-13,-1l444,963r-12,-1l408,958r-24,-3l361,949r-23,-6l315,935r-22,-8l273,917,251,907,232,894,212,882,193,868,175,855,157,839,141,823,125,806,109,788,95,770,82,752,70,732,57,712,47,691,37,670,29,647,21,626,15,603,9,579,6,556,2,532,1,520,,506,,494,,482e" filled="f" strokeweight=".2205mm">
            <v:path arrowok="t"/>
          </v:shape>
        </w:pict>
      </w:r>
      <w:r w:rsidR="00BE36A9" w:rsidRPr="00CF53B9">
        <w:rPr>
          <w:rFonts w:ascii="標楷體"/>
          <w:noProof/>
          <w:color w:val="000000"/>
          <w:sz w:val="20"/>
        </w:rPr>
        <w:pict>
          <v:line id="_x0000_s1257" style="position:absolute;left:0;text-align:left;z-index:79" from="276pt,0" to="276pt,18pt">
            <v:stroke endarrow="block"/>
          </v:line>
        </w:pict>
      </w:r>
      <w:r w:rsidR="00BE36A9" w:rsidRPr="00CF53B9">
        <w:rPr>
          <w:rFonts w:ascii="標楷體"/>
          <w:noProof/>
          <w:color w:val="000000"/>
          <w:sz w:val="20"/>
        </w:rPr>
        <w:pict>
          <v:rect id="_x0000_s1232" style="position:absolute;left:0;text-align:left;margin-left:198pt;margin-top:18pt;width:162pt;height:27pt;z-index:56" filled="f" strokeweight=".2205mm"/>
        </w:pict>
      </w:r>
    </w:p>
    <w:p w:rsidR="00BE36A9" w:rsidRPr="00CF53B9" w:rsidRDefault="00BE36A9">
      <w:pPr>
        <w:pStyle w:val="CMMI2"/>
        <w:spacing w:before="90"/>
        <w:ind w:left="480"/>
        <w:rPr>
          <w:rFonts w:ascii="標楷體"/>
          <w:color w:val="000000"/>
        </w:rPr>
      </w:pPr>
      <w:r w:rsidRPr="00CF53B9">
        <w:rPr>
          <w:rFonts w:ascii="標楷體"/>
          <w:noProof/>
          <w:color w:val="000000"/>
          <w:sz w:val="20"/>
        </w:rPr>
        <w:pict>
          <v:line id="_x0000_s1253" style="position:absolute;left:0;text-align:left;z-index:76" from="5in,7.65pt" to="396pt,7.65pt">
            <v:stroke endarrow="block"/>
          </v:line>
        </w:pict>
      </w:r>
      <w:r w:rsidRPr="00CF53B9">
        <w:rPr>
          <w:rFonts w:ascii="標楷體"/>
          <w:noProof/>
          <w:color w:val="000000"/>
          <w:sz w:val="20"/>
        </w:rPr>
        <w:pict>
          <v:rect id="_x0000_s1236" style="position:absolute;left:0;text-align:left;margin-left:62pt;margin-top:4.5pt;width:76pt;height:18pt;z-index:60" filled="f" stroked="f">
            <v:textbox style="mso-next-textbox:#_x0000_s1236" inset="0,0,0,0">
              <w:txbxContent>
                <w:p w:rsidR="004074EA" w:rsidRPr="00D857B2" w:rsidRDefault="00BC49AD">
                  <w:pPr>
                    <w:autoSpaceDE w:val="0"/>
                    <w:autoSpaceDN w:val="0"/>
                    <w:adjustRightInd w:val="0"/>
                    <w:jc w:val="center"/>
                    <w:rPr>
                      <w:szCs w:val="48"/>
                      <w:lang w:val="zh-TW"/>
                    </w:rPr>
                  </w:pPr>
                  <w:r w:rsidRPr="00D857B2">
                    <w:rPr>
                      <w:rFonts w:ascii="標楷體" w:hint="eastAsia"/>
                      <w:szCs w:val="30"/>
                      <w:lang w:val="zh-TW"/>
                    </w:rPr>
                    <w:t>人力資源處</w:t>
                  </w:r>
                </w:p>
              </w:txbxContent>
            </v:textbox>
          </v:rect>
        </w:pict>
      </w:r>
      <w:r w:rsidRPr="00CF53B9">
        <w:rPr>
          <w:rFonts w:ascii="標楷體"/>
          <w:noProof/>
          <w:color w:val="000000"/>
          <w:sz w:val="20"/>
        </w:rPr>
        <w:pict>
          <v:rect id="_x0000_s1233" style="position:absolute;left:0;text-align:left;margin-left:204pt;margin-top:4.5pt;width:2in;height:18pt;z-index:57" filled="f" stroked="f">
            <v:textbox style="mso-next-textbox:#_x0000_s1233" inset="0,0,0,0">
              <w:txbxContent>
                <w:p w:rsidR="004074EA" w:rsidRDefault="004074EA">
                  <w:pPr>
                    <w:autoSpaceDE w:val="0"/>
                    <w:autoSpaceDN w:val="0"/>
                    <w:adjustRightInd w:val="0"/>
                    <w:jc w:val="center"/>
                    <w:rPr>
                      <w:color w:val="000000"/>
                      <w:szCs w:val="48"/>
                      <w:lang w:val="zh-TW"/>
                    </w:rPr>
                  </w:pPr>
                  <w:r>
                    <w:rPr>
                      <w:rFonts w:ascii="標楷體" w:hint="eastAsia"/>
                      <w:color w:val="000000"/>
                      <w:szCs w:val="30"/>
                      <w:lang w:val="zh-TW"/>
                    </w:rPr>
                    <w:t>制定年度組織訓練計畫</w:t>
                  </w:r>
                </w:p>
              </w:txbxContent>
            </v:textbox>
          </v:rect>
        </w:pict>
      </w:r>
    </w:p>
    <w:p w:rsidR="00BE36A9" w:rsidRPr="00CF53B9" w:rsidRDefault="00BE36A9">
      <w:pPr>
        <w:pStyle w:val="CMMI2"/>
        <w:spacing w:before="90"/>
        <w:ind w:left="480"/>
        <w:rPr>
          <w:rFonts w:ascii="標楷體"/>
          <w:color w:val="000000"/>
        </w:rPr>
      </w:pPr>
      <w:r w:rsidRPr="00CF53B9">
        <w:rPr>
          <w:rFonts w:ascii="標楷體"/>
          <w:noProof/>
          <w:color w:val="000000"/>
          <w:sz w:val="20"/>
        </w:rPr>
        <w:pict>
          <v:line id="_x0000_s1258" style="position:absolute;left:0;text-align:left;z-index:80" from="276pt,0" to="276pt,22.5pt">
            <v:stroke endarrow="block"/>
          </v:line>
        </w:pict>
      </w:r>
    </w:p>
    <w:p w:rsidR="00BE36A9" w:rsidRPr="00CF53B9" w:rsidRDefault="00BE36A9">
      <w:pPr>
        <w:pStyle w:val="CMMI2"/>
        <w:spacing w:before="90"/>
        <w:ind w:left="480"/>
        <w:rPr>
          <w:rFonts w:ascii="標楷體"/>
          <w:color w:val="000000"/>
        </w:rPr>
      </w:pPr>
      <w:r w:rsidRPr="00CF53B9">
        <w:rPr>
          <w:rFonts w:ascii="標楷體"/>
          <w:noProof/>
          <w:color w:val="000000"/>
          <w:sz w:val="20"/>
        </w:rPr>
        <w:pict>
          <v:rect id="_x0000_s1228" style="position:absolute;left:0;text-align:left;margin-left:42pt;margin-top:5.8pt;width:112.3pt;height:25.7pt;z-index:53" filled="f" stroked="f">
            <v:textbox style="mso-next-textbox:#_x0000_s1228" inset="0,0,0,0">
              <w:txbxContent>
                <w:p w:rsidR="004074EA" w:rsidRPr="000601D8" w:rsidRDefault="000601D8" w:rsidP="000601D8">
                  <w:pPr>
                    <w:numPr>
                      <w:ins w:id="1" w:author="Unknown"/>
                    </w:numPr>
                    <w:autoSpaceDE w:val="0"/>
                    <w:autoSpaceDN w:val="0"/>
                    <w:adjustRightInd w:val="0"/>
                    <w:jc w:val="center"/>
                    <w:rPr>
                      <w:rFonts w:hint="eastAsia"/>
                      <w:color w:val="000000"/>
                      <w:szCs w:val="48"/>
                      <w:lang w:val="zh-TW"/>
                    </w:rPr>
                  </w:pPr>
                  <w:r>
                    <w:rPr>
                      <w:rFonts w:ascii="標楷體" w:hint="eastAsia"/>
                      <w:color w:val="000000"/>
                      <w:szCs w:val="30"/>
                      <w:lang w:val="zh-TW"/>
                    </w:rPr>
                    <w:t>教育訓練委員會</w:t>
                  </w:r>
                </w:p>
              </w:txbxContent>
            </v:textbox>
          </v:rect>
        </w:pict>
      </w:r>
    </w:p>
    <w:p w:rsidR="00BE36A9" w:rsidRPr="00CF53B9" w:rsidRDefault="00BE36A9">
      <w:pPr>
        <w:pStyle w:val="CMMI2"/>
        <w:spacing w:before="90"/>
        <w:ind w:left="480"/>
        <w:rPr>
          <w:rFonts w:ascii="標楷體"/>
          <w:color w:val="000000"/>
        </w:rPr>
      </w:pPr>
      <w:r w:rsidRPr="00CF53B9">
        <w:rPr>
          <w:rFonts w:ascii="標楷體"/>
          <w:noProof/>
          <w:color w:val="000000"/>
          <w:sz w:val="20"/>
        </w:rPr>
        <w:pict>
          <v:shape id="_x0000_s1215" style="position:absolute;left:0;text-align:left;margin-left:396pt;margin-top:18pt;width:48pt;height:45pt;z-index:40;mso-position-horizontal:absolute;mso-position-vertical:absolute" coordsize="963,965" path="m,482l,470,1,457r,-12l2,433,6,409,9,385r6,-23l21,339r8,-23l37,294,47,274,57,252,70,233,82,212,95,194r14,-18l125,158r16,-17l157,126r18,-16l193,95,212,82,232,70,251,58,273,47r20,-9l315,29r23,-7l361,16r23,-6l408,6,432,3,444,1,456,r13,l481,r12,l506,1r12,l530,3r25,3l579,10r22,6l624,22r22,7l669,38r20,9l711,58r19,12l751,82r18,13l787,110r18,16l822,141r15,17l853,176r14,18l881,212r12,21l905,252r11,22l925,294r9,22l941,339r6,23l953,385r4,24l960,433r1,12l961,457r2,13l963,482r,l963,495r-2,13l961,520r-1,12l957,556r-4,24l947,603r-6,23l934,648r-9,23l916,691r-11,22l893,732r-12,21l866,771r-13,18l837,807r-15,17l805,839r-18,16l769,869r-18,14l730,895r-19,12l689,918r-20,9l646,936r-22,7l601,949r-24,6l555,959r-25,3l518,964r-13,l493,965r-12,l469,965r-13,-1l444,964r-12,-2l408,959r-24,-4l361,949r-23,-6l315,936r-22,-9l273,918,251,907,232,895,212,883,193,868,175,855,157,839,141,824,125,807,109,789,95,771,82,753,70,732,57,713,47,691,37,671,29,648,21,626,15,603,9,579,6,556,2,532,1,520,,507,,495,,482e" filled="f" strokeweight=".2205mm">
            <v:path arrowok="t"/>
          </v:shape>
        </w:pict>
      </w:r>
      <w:r w:rsidRPr="00CF53B9">
        <w:rPr>
          <w:rFonts w:ascii="標楷體"/>
          <w:noProof/>
          <w:color w:val="000000"/>
          <w:sz w:val="20"/>
        </w:rPr>
        <w:pict>
          <v:line id="_x0000_s1259" style="position:absolute;left:0;text-align:left;z-index:81" from="276pt,9pt" to="276pt,27pt">
            <v:stroke endarrow="block"/>
          </v:line>
        </w:pict>
      </w:r>
    </w:p>
    <w:p w:rsidR="00BE36A9" w:rsidRPr="00CF53B9" w:rsidRDefault="00BE36A9">
      <w:pPr>
        <w:pStyle w:val="CMMI2"/>
        <w:spacing w:before="90"/>
        <w:ind w:left="480"/>
        <w:rPr>
          <w:rFonts w:ascii="標楷體"/>
          <w:color w:val="000000"/>
        </w:rPr>
      </w:pPr>
      <w:r w:rsidRPr="00CF53B9">
        <w:rPr>
          <w:rFonts w:ascii="標楷體"/>
          <w:noProof/>
          <w:color w:val="000000"/>
          <w:sz w:val="20"/>
        </w:rPr>
        <w:pict>
          <v:rect id="_x0000_s1224" style="position:absolute;left:0;text-align:left;margin-left:408pt;margin-top:5.55pt;width:24pt;height:25.95pt;z-index:49" filled="f" stroked="f">
            <v:textbox style="mso-next-textbox:#_x0000_s1224" inset="0,0,0,0">
              <w:txbxContent>
                <w:p w:rsidR="004074EA" w:rsidRDefault="004074EA">
                  <w:pPr>
                    <w:autoSpaceDE w:val="0"/>
                    <w:autoSpaceDN w:val="0"/>
                    <w:adjustRightInd w:val="0"/>
                    <w:spacing w:line="0" w:lineRule="atLeast"/>
                    <w:jc w:val="center"/>
                    <w:rPr>
                      <w:color w:val="000000"/>
                      <w:sz w:val="20"/>
                      <w:szCs w:val="48"/>
                      <w:lang w:val="zh-TW"/>
                    </w:rPr>
                  </w:pPr>
                  <w:r>
                    <w:rPr>
                      <w:rFonts w:ascii="標楷體" w:hint="eastAsia"/>
                      <w:color w:val="000000"/>
                      <w:sz w:val="20"/>
                      <w:szCs w:val="30"/>
                      <w:lang w:val="zh-TW"/>
                    </w:rPr>
                    <w:t>建構管理</w:t>
                  </w:r>
                </w:p>
              </w:txbxContent>
            </v:textbox>
          </v:rect>
        </w:pict>
      </w:r>
      <w:r w:rsidRPr="00CF53B9">
        <w:rPr>
          <w:rFonts w:ascii="標楷體"/>
          <w:noProof/>
          <w:color w:val="000000"/>
          <w:sz w:val="20"/>
        </w:rPr>
        <w:pict>
          <v:rect id="_x0000_s1222" style="position:absolute;left:0;text-align:left;margin-left:198pt;margin-top:4.5pt;width:162pt;height:27pt;z-index:47" filled="f" strokeweight=".2205mm"/>
        </w:pict>
      </w:r>
      <w:r w:rsidRPr="00CF53B9">
        <w:rPr>
          <w:rFonts w:ascii="標楷體"/>
          <w:noProof/>
          <w:color w:val="000000"/>
          <w:sz w:val="20"/>
        </w:rPr>
        <w:pict>
          <v:rect id="_x0000_s1223" style="position:absolute;left:0;text-align:left;margin-left:231.7pt;margin-top:13.5pt;width:92.3pt;height:22.5pt;z-index:48" filled="f" stroked="f">
            <v:textbox style="mso-next-textbox:#_x0000_s1223" inset="0,0,0,0">
              <w:txbxContent>
                <w:p w:rsidR="004074EA" w:rsidRDefault="004074EA">
                  <w:pPr>
                    <w:autoSpaceDE w:val="0"/>
                    <w:autoSpaceDN w:val="0"/>
                    <w:adjustRightInd w:val="0"/>
                    <w:jc w:val="center"/>
                    <w:rPr>
                      <w:color w:val="000000"/>
                      <w:szCs w:val="48"/>
                      <w:lang w:val="zh-TW"/>
                    </w:rPr>
                  </w:pPr>
                  <w:r>
                    <w:rPr>
                      <w:rFonts w:ascii="標楷體" w:hint="eastAsia"/>
                      <w:color w:val="000000"/>
                      <w:szCs w:val="30"/>
                      <w:lang w:val="zh-TW"/>
                    </w:rPr>
                    <w:t>納入建構管理</w:t>
                  </w:r>
                </w:p>
              </w:txbxContent>
            </v:textbox>
          </v:rect>
        </w:pict>
      </w:r>
      <w:r w:rsidRPr="00CF53B9">
        <w:rPr>
          <w:rFonts w:ascii="標楷體"/>
          <w:noProof/>
          <w:color w:val="000000"/>
          <w:sz w:val="20"/>
        </w:rPr>
        <w:pict>
          <v:rect id="_x0000_s1220" style="position:absolute;left:0;text-align:left;margin-left:198pt;margin-top:-44.55pt;width:162pt;height:31.05pt;z-index:45" filled="f" strokeweight=".2205mm"/>
        </w:pict>
      </w:r>
      <w:r w:rsidRPr="00CF53B9">
        <w:rPr>
          <w:rFonts w:ascii="標楷體"/>
          <w:noProof/>
          <w:color w:val="000000"/>
          <w:sz w:val="20"/>
        </w:rPr>
        <w:pict>
          <v:rect id="_x0000_s1221" style="position:absolute;left:0;text-align:left;margin-left:204pt;margin-top:-36pt;width:150pt;height:27pt;z-index:46" filled="f" stroked="f">
            <v:textbox style="mso-next-textbox:#_x0000_s1221" inset="0,0,0,0">
              <w:txbxContent>
                <w:p w:rsidR="004074EA" w:rsidRDefault="004074EA">
                  <w:pPr>
                    <w:autoSpaceDE w:val="0"/>
                    <w:autoSpaceDN w:val="0"/>
                    <w:adjustRightInd w:val="0"/>
                    <w:jc w:val="center"/>
                    <w:rPr>
                      <w:szCs w:val="48"/>
                      <w:lang w:val="zh-TW"/>
                    </w:rPr>
                  </w:pPr>
                  <w:r>
                    <w:rPr>
                      <w:rFonts w:ascii="標楷體" w:hint="eastAsia"/>
                      <w:szCs w:val="30"/>
                      <w:lang w:val="zh-TW"/>
                    </w:rPr>
                    <w:t>審核年度組織訓練計畫</w:t>
                  </w:r>
                </w:p>
              </w:txbxContent>
            </v:textbox>
          </v:rect>
        </w:pict>
      </w:r>
    </w:p>
    <w:p w:rsidR="00BE36A9" w:rsidRPr="00CF53B9" w:rsidRDefault="00BE36A9">
      <w:pPr>
        <w:pStyle w:val="CMMI2"/>
        <w:spacing w:before="90"/>
        <w:ind w:left="480"/>
        <w:rPr>
          <w:rFonts w:ascii="標楷體"/>
          <w:color w:val="000000"/>
        </w:rPr>
      </w:pPr>
      <w:r w:rsidRPr="00CF53B9">
        <w:rPr>
          <w:rFonts w:ascii="標楷體"/>
          <w:noProof/>
          <w:color w:val="000000"/>
          <w:sz w:val="20"/>
        </w:rPr>
        <w:pict>
          <v:line id="_x0000_s1260" style="position:absolute;left:0;text-align:left;z-index:82" from="276pt,9pt" to="276pt,27pt">
            <v:stroke endarrow="block"/>
          </v:line>
        </w:pict>
      </w:r>
      <w:r w:rsidRPr="00CF53B9">
        <w:rPr>
          <w:rFonts w:ascii="標楷體"/>
          <w:noProof/>
          <w:color w:val="000000"/>
          <w:sz w:val="20"/>
        </w:rPr>
        <w:pict>
          <v:line id="_x0000_s1252" style="position:absolute;left:0;text-align:left;z-index:75" from="5in,0" to="396pt,0">
            <v:stroke endarrow="block"/>
          </v:line>
        </w:pict>
      </w:r>
    </w:p>
    <w:p w:rsidR="00BE36A9" w:rsidRPr="00CF53B9" w:rsidRDefault="00BE36A9">
      <w:pPr>
        <w:pStyle w:val="CMMI2"/>
        <w:spacing w:before="90"/>
        <w:ind w:left="480"/>
        <w:rPr>
          <w:rFonts w:ascii="標楷體"/>
          <w:color w:val="000000"/>
        </w:rPr>
      </w:pPr>
      <w:r w:rsidRPr="00CF53B9">
        <w:rPr>
          <w:rFonts w:ascii="標楷體"/>
          <w:noProof/>
          <w:color w:val="000000"/>
          <w:sz w:val="20"/>
        </w:rPr>
        <w:pict>
          <v:rect id="_x0000_s1281" style="position:absolute;left:0;text-align:left;margin-left:241.35pt;margin-top:14.05pt;width:82.65pt;height:17.45pt;z-index:100" filled="f" stroked="f">
            <v:textbox style="mso-next-textbox:#_x0000_s1281" inset="0,0,0,0">
              <w:txbxContent>
                <w:p w:rsidR="004074EA" w:rsidRDefault="004074EA">
                  <w:r>
                    <w:rPr>
                      <w:rFonts w:ascii="標楷體" w:hint="eastAsia"/>
                      <w:color w:val="000000"/>
                      <w:szCs w:val="26"/>
                    </w:rPr>
                    <w:t>組織訓練執行</w:t>
                  </w:r>
                </w:p>
              </w:txbxContent>
            </v:textbox>
          </v:rect>
        </w:pict>
      </w:r>
      <w:r w:rsidRPr="00CF53B9">
        <w:rPr>
          <w:rFonts w:ascii="標楷體"/>
          <w:noProof/>
          <w:color w:val="000000"/>
          <w:sz w:val="20"/>
        </w:rPr>
        <w:pict>
          <v:shapetype id="_x0000_t112" coordsize="21600,21600" o:spt="112" path="m,l,21600r21600,l21600,xem2610,nfl2610,21600em18990,nfl18990,21600e">
            <v:stroke joinstyle="miter"/>
            <v:path o:extrusionok="f" gradientshapeok="t" o:connecttype="rect" textboxrect="2610,0,18990,21600"/>
          </v:shapetype>
          <v:shape id="_x0000_s1280" type="#_x0000_t112" style="position:absolute;left:0;text-align:left;margin-left:198pt;margin-top:4.5pt;width:162pt;height:27pt;z-index:99"/>
        </w:pict>
      </w:r>
    </w:p>
    <w:p w:rsidR="00BE36A9" w:rsidRPr="00CF53B9" w:rsidRDefault="00BE36A9">
      <w:pPr>
        <w:pStyle w:val="CMMI2"/>
        <w:spacing w:before="90"/>
        <w:ind w:left="480"/>
        <w:rPr>
          <w:rFonts w:ascii="標楷體"/>
          <w:color w:val="000000"/>
        </w:rPr>
      </w:pPr>
    </w:p>
    <w:p w:rsidR="00BE36A9" w:rsidRPr="00CF53B9" w:rsidRDefault="00BE36A9" w:rsidP="002D6BD3">
      <w:pPr>
        <w:pStyle w:val="CMMI3"/>
        <w:rPr>
          <w:rFonts w:hint="eastAsia"/>
        </w:rPr>
      </w:pPr>
      <w:smartTag w:uri="urn:schemas-microsoft-com:office:smarttags" w:element="chsdate">
        <w:smartTagPr>
          <w:attr w:name="IsROCDate" w:val="False"/>
          <w:attr w:name="IsLunarDate" w:val="False"/>
          <w:attr w:name="Day" w:val="30"/>
          <w:attr w:name="Month" w:val="12"/>
          <w:attr w:name="Year" w:val="1899"/>
        </w:smartTagPr>
        <w:r w:rsidRPr="00CF53B9">
          <w:t>5.2.2</w:t>
        </w:r>
      </w:smartTag>
      <w:r w:rsidRPr="00CF53B9">
        <w:rPr>
          <w:rFonts w:hint="eastAsia"/>
        </w:rPr>
        <w:t>組織訓練能力建立</w:t>
      </w:r>
    </w:p>
    <w:p w:rsidR="00BE36A9" w:rsidRPr="00CF53B9" w:rsidRDefault="00BE36A9">
      <w:pPr>
        <w:pStyle w:val="CMMI2"/>
        <w:spacing w:before="90"/>
        <w:ind w:left="480"/>
        <w:rPr>
          <w:rFonts w:ascii="標楷體"/>
          <w:color w:val="000000"/>
        </w:rPr>
      </w:pPr>
      <w:r w:rsidRPr="00CF53B9">
        <w:rPr>
          <w:rFonts w:ascii="標楷體"/>
          <w:noProof/>
          <w:color w:val="000000"/>
          <w:sz w:val="20"/>
        </w:rPr>
        <w:pict>
          <v:line id="_x0000_s1187" style="position:absolute;left:0;text-align:left;z-index:14" from="162pt,13.5pt" to="162pt,234pt" strokeweight=".5pt"/>
        </w:pict>
      </w:r>
      <w:r w:rsidRPr="00CF53B9">
        <w:rPr>
          <w:rFonts w:ascii="標楷體"/>
          <w:noProof/>
          <w:color w:val="000000"/>
          <w:sz w:val="20"/>
        </w:rPr>
        <w:pict>
          <v:rect id="_x0000_s1188" style="position:absolute;left:0;text-align:left;margin-left:1in;margin-top:17.6pt;width:60pt;height:17.45pt;z-index:15" filled="f" stroked="f">
            <v:textbox style="mso-next-textbox:#_x0000_s1188" inset="0,0,0,0">
              <w:txbxContent>
                <w:p w:rsidR="004074EA" w:rsidRDefault="004074EA">
                  <w:r>
                    <w:rPr>
                      <w:rFonts w:ascii="標楷體" w:hint="eastAsia"/>
                      <w:color w:val="000000"/>
                      <w:szCs w:val="26"/>
                    </w:rPr>
                    <w:t>關鍵人員</w:t>
                  </w:r>
                </w:p>
              </w:txbxContent>
            </v:textbox>
          </v:rect>
        </w:pict>
      </w:r>
      <w:r w:rsidRPr="00CF53B9">
        <w:rPr>
          <w:rFonts w:ascii="標楷體"/>
          <w:noProof/>
          <w:color w:val="000000"/>
          <w:sz w:val="20"/>
        </w:rPr>
        <w:pict>
          <v:rect id="_x0000_s1189" style="position:absolute;left:0;text-align:left;margin-left:246pt;margin-top:17.6pt;width:78pt;height:17.45pt;z-index:16" filled="f" stroked="f">
            <v:textbox style="mso-next-textbox:#_x0000_s1189" inset="0,0,0,0">
              <w:txbxContent>
                <w:p w:rsidR="004074EA" w:rsidRDefault="004074EA">
                  <w:r>
                    <w:rPr>
                      <w:rFonts w:ascii="標楷體" w:hint="eastAsia"/>
                      <w:color w:val="000000"/>
                      <w:szCs w:val="30"/>
                      <w:lang w:val="zh-TW"/>
                    </w:rPr>
                    <w:t>作 業 流</w:t>
                  </w:r>
                  <w:r>
                    <w:rPr>
                      <w:rFonts w:ascii="標楷體"/>
                      <w:color w:val="000000"/>
                      <w:szCs w:val="30"/>
                      <w:lang w:val="zh-TW"/>
                    </w:rPr>
                    <w:t xml:space="preserve"> </w:t>
                  </w:r>
                  <w:r>
                    <w:rPr>
                      <w:rFonts w:ascii="標楷體" w:hint="eastAsia"/>
                      <w:color w:val="000000"/>
                      <w:szCs w:val="30"/>
                      <w:lang w:val="zh-TW"/>
                    </w:rPr>
                    <w:t>程</w:t>
                  </w:r>
                </w:p>
              </w:txbxContent>
            </v:textbox>
          </v:rect>
        </w:pict>
      </w:r>
    </w:p>
    <w:p w:rsidR="00BE36A9" w:rsidRPr="00CF53B9" w:rsidRDefault="00BE36A9">
      <w:pPr>
        <w:pStyle w:val="CMMI2"/>
        <w:spacing w:before="90"/>
        <w:ind w:left="480"/>
        <w:rPr>
          <w:rFonts w:ascii="標楷體"/>
          <w:color w:val="000000"/>
        </w:rPr>
      </w:pPr>
      <w:r w:rsidRPr="00CF53B9">
        <w:rPr>
          <w:rFonts w:ascii="標楷體"/>
          <w:noProof/>
          <w:color w:val="000000"/>
          <w:sz w:val="20"/>
        </w:rPr>
        <w:pict>
          <v:line id="_x0000_s1186" style="position:absolute;left:0;text-align:left;flip:y;z-index:13" from="42pt,18pt" to="462pt,18pt" strokeweight=".5pt"/>
        </w:pict>
      </w:r>
    </w:p>
    <w:p w:rsidR="00BE36A9" w:rsidRPr="00CF53B9" w:rsidRDefault="00C32DB3">
      <w:pPr>
        <w:pStyle w:val="CMMI2"/>
        <w:spacing w:before="90"/>
        <w:ind w:left="480"/>
        <w:rPr>
          <w:rFonts w:ascii="標楷體"/>
          <w:color w:val="000000"/>
        </w:rPr>
      </w:pPr>
      <w:r w:rsidRPr="00CF53B9">
        <w:rPr>
          <w:rFonts w:ascii="標楷體"/>
          <w:noProof/>
          <w:color w:val="000000"/>
          <w:sz w:val="20"/>
        </w:rPr>
        <w:pict>
          <v:rect id="_x0000_s1190" style="position:absolute;left:0;text-align:left;margin-left:60pt;margin-top:9pt;width:102pt;height:25.5pt;z-index:17" filled="f" stroked="f">
            <v:textbox style="mso-next-textbox:#_x0000_s1190" inset="0,0,0,0">
              <w:txbxContent>
                <w:p w:rsidR="004074EA" w:rsidRDefault="004074EA">
                  <w:r>
                    <w:rPr>
                      <w:rFonts w:ascii="標楷體" w:hint="eastAsia"/>
                      <w:color w:val="000000"/>
                      <w:szCs w:val="30"/>
                      <w:lang w:val="zh-TW"/>
                    </w:rPr>
                    <w:t>教育訓練委員會</w:t>
                  </w:r>
                </w:p>
              </w:txbxContent>
            </v:textbox>
          </v:rect>
        </w:pict>
      </w:r>
      <w:r w:rsidR="00BE36A9" w:rsidRPr="00CF53B9">
        <w:rPr>
          <w:rFonts w:ascii="標楷體"/>
          <w:noProof/>
          <w:color w:val="000000"/>
          <w:sz w:val="20"/>
        </w:rPr>
        <w:pict>
          <v:shape id="_x0000_s1262" type="#_x0000_t112" style="position:absolute;left:0;text-align:left;margin-left:3in;margin-top:4.5pt;width:132pt;height:27pt;z-index:84"/>
        </w:pict>
      </w:r>
      <w:r w:rsidR="00BE36A9" w:rsidRPr="00CF53B9">
        <w:rPr>
          <w:rFonts w:ascii="標楷體"/>
          <w:noProof/>
          <w:color w:val="000000"/>
          <w:sz w:val="20"/>
        </w:rPr>
        <w:pict>
          <v:rect id="_x0000_s1263" style="position:absolute;left:0;text-align:left;margin-left:246pt;margin-top:14.05pt;width:78pt;height:17.45pt;z-index:85" filled="f" stroked="f">
            <v:textbox style="mso-next-textbox:#_x0000_s1263" inset="0,0,0,0">
              <w:txbxContent>
                <w:p w:rsidR="004074EA" w:rsidRDefault="004074EA">
                  <w:r>
                    <w:rPr>
                      <w:rFonts w:ascii="標楷體" w:hint="eastAsia"/>
                      <w:color w:val="000000"/>
                      <w:szCs w:val="26"/>
                    </w:rPr>
                    <w:t>組織訓練規劃</w:t>
                  </w:r>
                </w:p>
              </w:txbxContent>
            </v:textbox>
          </v:rect>
        </w:pict>
      </w:r>
    </w:p>
    <w:p w:rsidR="00BE36A9" w:rsidRPr="00CF53B9" w:rsidRDefault="00BE36A9">
      <w:pPr>
        <w:pStyle w:val="CMMI2"/>
        <w:spacing w:before="90"/>
        <w:ind w:left="480"/>
        <w:rPr>
          <w:rFonts w:ascii="標楷體"/>
          <w:color w:val="000000"/>
        </w:rPr>
      </w:pPr>
      <w:r w:rsidRPr="00CF53B9">
        <w:rPr>
          <w:rFonts w:ascii="標楷體"/>
          <w:noProof/>
          <w:color w:val="000000"/>
          <w:sz w:val="20"/>
        </w:rPr>
        <w:pict>
          <v:line id="_x0000_s1238" style="position:absolute;left:0;text-align:left;z-index:62" from="282pt,9pt" to="282pt,31.5pt">
            <v:stroke endarrow="block"/>
          </v:line>
        </w:pict>
      </w:r>
    </w:p>
    <w:p w:rsidR="00BE36A9" w:rsidRPr="00CF53B9" w:rsidRDefault="00BE36A9">
      <w:pPr>
        <w:pStyle w:val="CMMI2"/>
        <w:spacing w:before="90"/>
        <w:ind w:left="480"/>
        <w:rPr>
          <w:rFonts w:ascii="標楷體"/>
          <w:color w:val="000000"/>
        </w:rPr>
      </w:pPr>
      <w:r w:rsidRPr="00CF53B9">
        <w:rPr>
          <w:rFonts w:ascii="標楷體"/>
          <w:noProof/>
          <w:color w:val="000000"/>
          <w:sz w:val="20"/>
        </w:rPr>
        <w:pict>
          <v:rect id="_x0000_s1194" style="position:absolute;left:0;text-align:left;margin-left:3in;margin-top:12.4pt;width:132pt;height:23.6pt;z-index:20" filled="f" strokeweight=".5pt">
            <v:textbox style="mso-next-textbox:#_x0000_s1194">
              <w:txbxContent>
                <w:p w:rsidR="004074EA" w:rsidRPr="007D50DF" w:rsidRDefault="004074EA" w:rsidP="005E426C">
                  <w:pPr>
                    <w:jc w:val="center"/>
                  </w:pPr>
                  <w:r w:rsidRPr="007D50DF">
                    <w:rPr>
                      <w:rFonts w:ascii="標楷體" w:hint="eastAsia"/>
                      <w:szCs w:val="26"/>
                    </w:rPr>
                    <w:t>訓練方式選擇</w:t>
                  </w:r>
                </w:p>
                <w:p w:rsidR="004074EA" w:rsidRDefault="004074EA" w:rsidP="005E426C">
                  <w:pPr>
                    <w:jc w:val="center"/>
                  </w:pPr>
                </w:p>
              </w:txbxContent>
            </v:textbox>
          </v:rect>
        </w:pict>
      </w:r>
    </w:p>
    <w:p w:rsidR="00BE36A9" w:rsidRPr="00CF53B9" w:rsidRDefault="00C32DB3">
      <w:pPr>
        <w:pStyle w:val="CMMI2"/>
        <w:spacing w:before="90"/>
        <w:ind w:left="480"/>
        <w:rPr>
          <w:rFonts w:ascii="標楷體" w:hint="eastAsia"/>
          <w:color w:val="000000"/>
        </w:rPr>
      </w:pPr>
      <w:r w:rsidRPr="00CF53B9">
        <w:rPr>
          <w:rFonts w:ascii="標楷體"/>
          <w:noProof/>
          <w:color w:val="000000"/>
          <w:sz w:val="20"/>
        </w:rPr>
        <w:pict>
          <v:rect id="_x0000_s1193" style="position:absolute;left:0;text-align:left;margin-left:1in;margin-top:4.5pt;width:74.95pt;height:45pt;z-index:19" filled="f" stroked="f">
            <v:textbox style="mso-next-textbox:#_x0000_s1193" inset="0,0,0,0">
              <w:txbxContent>
                <w:p w:rsidR="004074EA" w:rsidRPr="00EC1CD7" w:rsidRDefault="00BC49AD" w:rsidP="00EC1CD7">
                  <w:pPr>
                    <w:autoSpaceDE w:val="0"/>
                    <w:autoSpaceDN w:val="0"/>
                    <w:adjustRightInd w:val="0"/>
                    <w:jc w:val="center"/>
                    <w:rPr>
                      <w:color w:val="FF0000"/>
                      <w:szCs w:val="48"/>
                      <w:lang w:val="zh-TW"/>
                    </w:rPr>
                  </w:pPr>
                  <w:r w:rsidRPr="00057429">
                    <w:rPr>
                      <w:rFonts w:ascii="標楷體" w:hint="eastAsia"/>
                      <w:szCs w:val="30"/>
                      <w:lang w:val="zh-TW"/>
                    </w:rPr>
                    <w:t>人力資源</w:t>
                  </w:r>
                  <w:r w:rsidRPr="00CF53B9">
                    <w:rPr>
                      <w:rFonts w:ascii="標楷體" w:hint="eastAsia"/>
                      <w:color w:val="000000"/>
                      <w:szCs w:val="30"/>
                      <w:lang w:val="zh-TW"/>
                    </w:rPr>
                    <w:t>處</w:t>
                  </w:r>
                </w:p>
                <w:p w:rsidR="004074EA" w:rsidRPr="00EC1CD7" w:rsidRDefault="004074EA">
                  <w:pPr>
                    <w:rPr>
                      <w:color w:val="FF0000"/>
                    </w:rPr>
                  </w:pPr>
                </w:p>
              </w:txbxContent>
            </v:textbox>
          </v:rect>
        </w:pict>
      </w:r>
      <w:r w:rsidR="005E426C" w:rsidRPr="00CF53B9">
        <w:rPr>
          <w:rFonts w:ascii="標楷體"/>
          <w:noProof/>
          <w:color w:val="000000"/>
          <w:sz w:val="20"/>
        </w:rPr>
        <w:pict>
          <v:rect id="_x0000_s1275" style="position:absolute;left:0;text-align:left;margin-left:414pt;margin-top:13.5pt;width:24pt;height:25.95pt;z-index:94" filled="f" stroked="f">
            <v:textbox style="mso-next-textbox:#_x0000_s1275" inset="0,0,0,0">
              <w:txbxContent>
                <w:p w:rsidR="004074EA" w:rsidRDefault="004074EA">
                  <w:pPr>
                    <w:autoSpaceDE w:val="0"/>
                    <w:autoSpaceDN w:val="0"/>
                    <w:adjustRightInd w:val="0"/>
                    <w:spacing w:line="0" w:lineRule="atLeast"/>
                    <w:jc w:val="center"/>
                    <w:rPr>
                      <w:color w:val="000000"/>
                      <w:sz w:val="20"/>
                      <w:szCs w:val="48"/>
                      <w:lang w:val="zh-TW"/>
                    </w:rPr>
                  </w:pPr>
                  <w:r>
                    <w:rPr>
                      <w:rFonts w:ascii="標楷體" w:hint="eastAsia"/>
                      <w:color w:val="000000"/>
                      <w:sz w:val="20"/>
                      <w:szCs w:val="30"/>
                      <w:lang w:val="zh-TW"/>
                    </w:rPr>
                    <w:t>建構管理</w:t>
                  </w:r>
                </w:p>
              </w:txbxContent>
            </v:textbox>
          </v:rect>
        </w:pict>
      </w:r>
      <w:r w:rsidR="005E426C" w:rsidRPr="00CF53B9">
        <w:rPr>
          <w:rFonts w:ascii="標楷體"/>
          <w:noProof/>
          <w:color w:val="000000"/>
          <w:sz w:val="20"/>
        </w:rPr>
        <w:pict>
          <v:shape id="_x0000_s1274" style="position:absolute;left:0;text-align:left;margin-left:402pt;margin-top:4.5pt;width:48pt;height:45pt;z-index:93;mso-position-horizontal:absolute;mso-position-vertical:absolute" coordsize="963,965" path="m,482l,470,1,457r,-12l2,433,6,409,9,385r6,-23l21,339r8,-23l37,294,47,274,57,252,70,233,82,212,95,194r14,-18l125,158r16,-17l157,126r18,-16l193,95,212,82,232,70,251,58,273,47r20,-9l315,29r23,-7l361,16r23,-6l408,6,432,3,444,1,456,r13,l481,r12,l506,1r12,l530,3r25,3l579,10r22,6l624,22r22,7l669,38r20,9l711,58r19,12l751,82r18,13l787,110r18,16l822,141r15,17l853,176r14,18l881,212r12,21l905,252r11,22l925,294r9,22l941,339r6,23l953,385r4,24l960,433r1,12l961,457r2,13l963,482r,l963,495r-2,13l961,520r-1,12l957,556r-4,24l947,603r-6,23l934,648r-9,23l916,691r-11,22l893,732r-12,21l866,771r-13,18l837,807r-15,17l805,839r-18,16l769,869r-18,14l730,895r-19,12l689,918r-20,9l646,936r-22,7l601,949r-24,6l555,959r-25,3l518,964r-13,l493,965r-12,l469,965r-13,-1l444,964r-12,-2l408,959r-24,-4l361,949r-23,-6l315,936r-22,-9l273,918,251,907,232,895,212,883,193,868,175,855,157,839,141,824,125,807,109,789,95,771,82,753,70,732,57,713,47,691,37,671,29,648,21,626,15,603,9,579,6,556,2,532,1,520,,507,,495,,482e" filled="f" strokeweight=".2205mm">
            <v:path arrowok="t"/>
          </v:shape>
        </w:pict>
      </w:r>
      <w:r w:rsidR="005379F3" w:rsidRPr="00CF53B9">
        <w:rPr>
          <w:rFonts w:ascii="標楷體"/>
          <w:noProof/>
          <w:color w:val="000000"/>
          <w:sz w:val="20"/>
        </w:rPr>
        <w:pict>
          <v:rect id="_x0000_s1191" style="position:absolute;left:0;text-align:left;margin-left:3in;margin-top:13.5pt;width:132pt;height:27pt;z-index:18" filled="f" strokeweight=".5pt">
            <v:textbox style="mso-next-textbox:#_x0000_s1191">
              <w:txbxContent>
                <w:p w:rsidR="004074EA" w:rsidRPr="007D50DF" w:rsidRDefault="004074EA" w:rsidP="005379F3">
                  <w:pPr>
                    <w:adjustRightInd w:val="0"/>
                    <w:snapToGrid w:val="0"/>
                    <w:jc w:val="center"/>
                  </w:pPr>
                  <w:r w:rsidRPr="007D50DF">
                    <w:rPr>
                      <w:rFonts w:ascii="標楷體" w:hint="eastAsia"/>
                      <w:szCs w:val="26"/>
                    </w:rPr>
                    <w:t>訓練教材發展取得</w:t>
                  </w:r>
                </w:p>
                <w:p w:rsidR="004074EA" w:rsidRDefault="004074EA"/>
              </w:txbxContent>
            </v:textbox>
          </v:rect>
        </w:pict>
      </w:r>
    </w:p>
    <w:p w:rsidR="00BE36A9" w:rsidRPr="00CF53B9" w:rsidRDefault="005E426C">
      <w:pPr>
        <w:pStyle w:val="CMMI2"/>
        <w:spacing w:before="90"/>
        <w:ind w:left="480"/>
        <w:rPr>
          <w:rFonts w:ascii="標楷體"/>
          <w:color w:val="000000"/>
        </w:rPr>
      </w:pPr>
      <w:r w:rsidRPr="00CF53B9">
        <w:rPr>
          <w:rFonts w:ascii="標楷體"/>
          <w:noProof/>
          <w:color w:val="000000"/>
          <w:sz w:val="20"/>
        </w:rPr>
        <w:pict>
          <v:line id="_x0000_s1269" style="position:absolute;left:0;text-align:left;z-index:88" from="354pt,0" to="396pt,0">
            <v:stroke endarrow="block"/>
          </v:line>
        </w:pict>
      </w:r>
      <w:r w:rsidRPr="00CF53B9">
        <w:rPr>
          <w:rFonts w:ascii="標楷體"/>
          <w:noProof/>
          <w:color w:val="000000"/>
          <w:sz w:val="20"/>
        </w:rPr>
        <w:pict>
          <v:rect id="_x0000_s1184" style="position:absolute;left:0;text-align:left;margin-left:3in;margin-top:18pt;width:132pt;height:27pt;z-index:12" filled="f" strokeweight=".5pt">
            <v:textbox style="mso-next-textbox:#_x0000_s1184">
              <w:txbxContent>
                <w:p w:rsidR="004074EA" w:rsidRPr="007D50DF" w:rsidRDefault="004074EA" w:rsidP="005E426C">
                  <w:pPr>
                    <w:jc w:val="center"/>
                  </w:pPr>
                  <w:r w:rsidRPr="007D50DF">
                    <w:rPr>
                      <w:rFonts w:ascii="標楷體" w:hint="eastAsia"/>
                      <w:szCs w:val="26"/>
                    </w:rPr>
                    <w:t>內外部講師遴選</w:t>
                  </w:r>
                </w:p>
                <w:p w:rsidR="004074EA" w:rsidRDefault="004074EA" w:rsidP="005E426C">
                  <w:pPr>
                    <w:jc w:val="center"/>
                  </w:pPr>
                </w:p>
              </w:txbxContent>
            </v:textbox>
          </v:rect>
        </w:pict>
      </w:r>
    </w:p>
    <w:p w:rsidR="00BE36A9" w:rsidRPr="00CF53B9" w:rsidRDefault="00BE36A9">
      <w:pPr>
        <w:pStyle w:val="CMMI2"/>
        <w:spacing w:before="90"/>
        <w:ind w:left="480"/>
        <w:rPr>
          <w:rFonts w:ascii="標楷體" w:hint="eastAsia"/>
          <w:color w:val="000000"/>
        </w:rPr>
      </w:pPr>
    </w:p>
    <w:p w:rsidR="00BE36A9" w:rsidRPr="00CF53B9" w:rsidRDefault="005E426C">
      <w:pPr>
        <w:pStyle w:val="CMMI2"/>
        <w:spacing w:before="90"/>
        <w:ind w:left="480"/>
        <w:rPr>
          <w:rFonts w:ascii="標楷體"/>
          <w:color w:val="000000"/>
        </w:rPr>
      </w:pPr>
      <w:r w:rsidRPr="00CF53B9">
        <w:rPr>
          <w:rFonts w:ascii="標楷體"/>
          <w:noProof/>
          <w:color w:val="000000"/>
          <w:sz w:val="20"/>
        </w:rPr>
        <w:pict>
          <v:rect id="_x0000_s1270" style="position:absolute;left:0;text-align:left;margin-left:246pt;margin-top:18pt;width:78pt;height:17.45pt;z-index:89" filled="f" stroked="f">
            <v:textbox style="mso-next-textbox:#_x0000_s1270" inset="0,0,0,0">
              <w:txbxContent>
                <w:p w:rsidR="004074EA" w:rsidRDefault="004074EA">
                  <w:r>
                    <w:rPr>
                      <w:rFonts w:ascii="標楷體" w:hint="eastAsia"/>
                      <w:color w:val="000000"/>
                      <w:szCs w:val="26"/>
                    </w:rPr>
                    <w:t>組織訓練執行</w:t>
                  </w:r>
                </w:p>
              </w:txbxContent>
            </v:textbox>
          </v:rect>
        </w:pict>
      </w:r>
      <w:r w:rsidRPr="00CF53B9">
        <w:rPr>
          <w:rFonts w:ascii="標楷體"/>
          <w:noProof/>
          <w:color w:val="000000"/>
          <w:sz w:val="20"/>
        </w:rPr>
        <w:pict>
          <v:shape id="_x0000_s1268" type="#_x0000_t112" style="position:absolute;left:0;text-align:left;margin-left:3in;margin-top:9pt;width:132pt;height:27pt;z-index:87"/>
        </w:pict>
      </w:r>
      <w:r w:rsidRPr="00CF53B9">
        <w:rPr>
          <w:rFonts w:ascii="標楷體"/>
          <w:noProof/>
          <w:color w:val="000000"/>
          <w:sz w:val="20"/>
        </w:rPr>
        <w:pict>
          <v:line id="_x0000_s1267" style="position:absolute;left:0;text-align:left;z-index:86" from="282pt,0" to="282pt,13.5pt">
            <v:stroke endarrow="block"/>
          </v:line>
        </w:pict>
      </w:r>
      <w:r w:rsidR="00BE36A9" w:rsidRPr="00CF53B9">
        <w:rPr>
          <w:rFonts w:ascii="標楷體"/>
          <w:noProof/>
          <w:color w:val="000000"/>
          <w:sz w:val="20"/>
        </w:rPr>
        <w:pict>
          <v:rect id="_x0000_s1196" style="position:absolute;left:0;text-align:left;margin-left:75.05pt;margin-top:14pt;width:74.95pt;height:17.5pt;z-index:21" filled="f" stroked="f">
            <v:textbox style="mso-next-textbox:#_x0000_s1196" inset="0,0,0,0">
              <w:txbxContent>
                <w:p w:rsidR="004074EA" w:rsidRPr="00EC1CD7" w:rsidRDefault="00BC49AD" w:rsidP="00EC1CD7">
                  <w:pPr>
                    <w:autoSpaceDE w:val="0"/>
                    <w:autoSpaceDN w:val="0"/>
                    <w:adjustRightInd w:val="0"/>
                    <w:jc w:val="center"/>
                    <w:rPr>
                      <w:color w:val="FF0000"/>
                      <w:szCs w:val="48"/>
                      <w:lang w:val="zh-TW"/>
                    </w:rPr>
                  </w:pPr>
                  <w:r w:rsidRPr="00057429">
                    <w:rPr>
                      <w:rFonts w:ascii="標楷體" w:hint="eastAsia"/>
                      <w:szCs w:val="30"/>
                      <w:lang w:val="zh-TW"/>
                    </w:rPr>
                    <w:t>人力資源</w:t>
                  </w:r>
                  <w:r w:rsidRPr="00CF53B9">
                    <w:rPr>
                      <w:rFonts w:ascii="標楷體" w:hint="eastAsia"/>
                      <w:color w:val="000000"/>
                      <w:szCs w:val="30"/>
                      <w:lang w:val="zh-TW"/>
                    </w:rPr>
                    <w:t>處</w:t>
                  </w:r>
                </w:p>
                <w:p w:rsidR="004074EA" w:rsidRPr="00EC1CD7" w:rsidRDefault="004074EA">
                  <w:pPr>
                    <w:rPr>
                      <w:color w:val="FF0000"/>
                    </w:rPr>
                  </w:pPr>
                </w:p>
              </w:txbxContent>
            </v:textbox>
          </v:rect>
        </w:pict>
      </w:r>
    </w:p>
    <w:p w:rsidR="00BE36A9" w:rsidRPr="00CF53B9" w:rsidRDefault="00BE36A9">
      <w:pPr>
        <w:pStyle w:val="CMMI2"/>
        <w:spacing w:before="90"/>
        <w:ind w:left="480"/>
        <w:rPr>
          <w:rFonts w:ascii="標楷體"/>
          <w:color w:val="000000"/>
        </w:rPr>
      </w:pPr>
    </w:p>
    <w:p w:rsidR="00BE36A9" w:rsidRPr="00CF53B9" w:rsidRDefault="00BE36A9">
      <w:pPr>
        <w:pStyle w:val="CMMI2"/>
        <w:spacing w:before="90"/>
        <w:ind w:left="480"/>
        <w:rPr>
          <w:rFonts w:ascii="標楷體"/>
          <w:color w:val="000000"/>
        </w:rPr>
      </w:pPr>
    </w:p>
    <w:p w:rsidR="002B6759" w:rsidRPr="00CF53B9" w:rsidRDefault="002B6759" w:rsidP="002D6BD3">
      <w:pPr>
        <w:pStyle w:val="CMMI3"/>
        <w:rPr>
          <w:rFonts w:hint="eastAsia"/>
        </w:rPr>
      </w:pPr>
    </w:p>
    <w:p w:rsidR="00BE36A9" w:rsidRPr="00CF53B9" w:rsidRDefault="00BE36A9" w:rsidP="002D6BD3">
      <w:pPr>
        <w:pStyle w:val="CMMI3"/>
        <w:rPr>
          <w:rFonts w:hint="eastAsia"/>
        </w:rPr>
      </w:pPr>
      <w:smartTag w:uri="urn:schemas-microsoft-com:office:smarttags" w:element="chsdate">
        <w:smartTagPr>
          <w:attr w:name="IsROCDate" w:val="False"/>
          <w:attr w:name="IsLunarDate" w:val="False"/>
          <w:attr w:name="Day" w:val="30"/>
          <w:attr w:name="Month" w:val="12"/>
          <w:attr w:name="Year" w:val="1899"/>
        </w:smartTagPr>
        <w:r w:rsidRPr="00CF53B9">
          <w:t>5.2.3</w:t>
        </w:r>
      </w:smartTag>
      <w:r w:rsidRPr="00CF53B9">
        <w:rPr>
          <w:rFonts w:hint="eastAsia"/>
        </w:rPr>
        <w:t>組織訓練執行與評估</w:t>
      </w:r>
    </w:p>
    <w:p w:rsidR="00BE36A9" w:rsidRPr="00CF53B9" w:rsidRDefault="00BE36A9">
      <w:pPr>
        <w:pStyle w:val="CMMI2"/>
        <w:spacing w:before="90"/>
        <w:ind w:left="480"/>
        <w:rPr>
          <w:rFonts w:ascii="標楷體"/>
          <w:color w:val="000000"/>
        </w:rPr>
      </w:pPr>
      <w:r w:rsidRPr="00CF53B9">
        <w:rPr>
          <w:rFonts w:ascii="標楷體"/>
          <w:noProof/>
          <w:color w:val="000000"/>
          <w:sz w:val="20"/>
        </w:rPr>
        <w:pict>
          <v:line id="_x0000_s1205" style="position:absolute;left:0;text-align:left;z-index:30" from="162pt,9pt" to="162pt,261pt" strokeweight=".6pt"/>
        </w:pict>
      </w:r>
      <w:r w:rsidRPr="00CF53B9">
        <w:rPr>
          <w:rFonts w:ascii="標楷體"/>
          <w:noProof/>
          <w:color w:val="000000"/>
          <w:sz w:val="20"/>
        </w:rPr>
        <w:pict>
          <v:rect id="_x0000_s1206" style="position:absolute;left:0;text-align:left;margin-left:89.55pt;margin-top:13.15pt;width:66.8pt;height:13.85pt;z-index:31" filled="f" stroked="f">
            <v:textbox style="mso-next-textbox:#_x0000_s1206" inset="0,0,0,0">
              <w:txbxContent>
                <w:p w:rsidR="004074EA" w:rsidRDefault="004074EA">
                  <w:r>
                    <w:rPr>
                      <w:rFonts w:ascii="標楷體" w:hint="eastAsia"/>
                      <w:color w:val="000000"/>
                      <w:szCs w:val="30"/>
                    </w:rPr>
                    <w:t>關鍵人員</w:t>
                  </w:r>
                </w:p>
              </w:txbxContent>
            </v:textbox>
          </v:rect>
        </w:pict>
      </w:r>
      <w:r w:rsidRPr="00CF53B9">
        <w:rPr>
          <w:rFonts w:ascii="標楷體"/>
          <w:noProof/>
          <w:color w:val="000000"/>
          <w:sz w:val="20"/>
        </w:rPr>
        <w:pict>
          <v:rect id="_x0000_s1207" style="position:absolute;left:0;text-align:left;margin-left:233.55pt;margin-top:13.15pt;width:78.45pt;height:13.85pt;z-index:32" filled="f" stroked="f">
            <v:textbox style="mso-next-textbox:#_x0000_s1207" inset="0,0,0,0">
              <w:txbxContent>
                <w:p w:rsidR="004074EA" w:rsidRDefault="004074EA">
                  <w:r>
                    <w:rPr>
                      <w:rFonts w:ascii="標楷體" w:hint="eastAsia"/>
                      <w:color w:val="000000"/>
                      <w:szCs w:val="30"/>
                    </w:rPr>
                    <w:t>作 業 流 程</w:t>
                  </w:r>
                </w:p>
              </w:txbxContent>
            </v:textbox>
          </v:rect>
        </w:pict>
      </w:r>
    </w:p>
    <w:p w:rsidR="00BE36A9" w:rsidRPr="00CF53B9" w:rsidRDefault="00BE36A9">
      <w:pPr>
        <w:pStyle w:val="CMMI2"/>
        <w:spacing w:before="90"/>
        <w:ind w:left="480"/>
        <w:rPr>
          <w:rFonts w:ascii="標楷體"/>
          <w:color w:val="000000"/>
        </w:rPr>
      </w:pPr>
      <w:r w:rsidRPr="00CF53B9">
        <w:rPr>
          <w:rFonts w:ascii="標楷體"/>
          <w:noProof/>
          <w:color w:val="000000"/>
          <w:sz w:val="20"/>
        </w:rPr>
        <w:pict>
          <v:line id="_x0000_s1204" style="position:absolute;left:0;text-align:left;flip:y;z-index:29" from="54pt,13.5pt" to="414pt,13.5pt" strokeweight=".6pt"/>
        </w:pict>
      </w:r>
    </w:p>
    <w:p w:rsidR="00BE36A9" w:rsidRPr="00CF53B9" w:rsidRDefault="00BE36A9">
      <w:pPr>
        <w:pStyle w:val="CMMI2"/>
        <w:spacing w:before="90"/>
        <w:ind w:left="480"/>
        <w:rPr>
          <w:rFonts w:ascii="標楷體"/>
          <w:color w:val="000000"/>
        </w:rPr>
      </w:pPr>
      <w:r w:rsidRPr="00CF53B9">
        <w:rPr>
          <w:rFonts w:ascii="標楷體"/>
          <w:noProof/>
          <w:color w:val="000000"/>
          <w:sz w:val="20"/>
        </w:rPr>
        <w:pict>
          <v:rect id="_x0000_s1279" style="position:absolute;left:0;text-align:left;margin-left:228pt;margin-top:18pt;width:78pt;height:17.45pt;z-index:98" filled="f" stroked="f">
            <v:textbox style="mso-next-textbox:#_x0000_s1279" inset="0,0,0,0">
              <w:txbxContent>
                <w:p w:rsidR="004074EA" w:rsidRDefault="004074EA">
                  <w:r>
                    <w:rPr>
                      <w:rFonts w:ascii="標楷體" w:hint="eastAsia"/>
                      <w:color w:val="000000"/>
                      <w:szCs w:val="26"/>
                    </w:rPr>
                    <w:t>組織訓練規劃</w:t>
                  </w:r>
                </w:p>
              </w:txbxContent>
            </v:textbox>
          </v:rect>
        </w:pict>
      </w:r>
      <w:r w:rsidRPr="00CF53B9">
        <w:rPr>
          <w:rFonts w:ascii="標楷體"/>
          <w:noProof/>
          <w:color w:val="000000"/>
          <w:sz w:val="20"/>
        </w:rPr>
        <w:pict>
          <v:shape id="_x0000_s1278" type="#_x0000_t112" style="position:absolute;left:0;text-align:left;margin-left:198pt;margin-top:9pt;width:132pt;height:27pt;z-index:97"/>
        </w:pict>
      </w:r>
      <w:r w:rsidRPr="00CF53B9">
        <w:rPr>
          <w:rFonts w:ascii="標楷體"/>
          <w:noProof/>
          <w:color w:val="000000"/>
          <w:sz w:val="20"/>
        </w:rPr>
        <w:t xml:space="preserve"> </w:t>
      </w:r>
    </w:p>
    <w:p w:rsidR="00BE36A9" w:rsidRPr="00CF53B9" w:rsidRDefault="00BE36A9">
      <w:pPr>
        <w:pStyle w:val="CMMI2"/>
        <w:spacing w:before="90"/>
        <w:ind w:left="480"/>
        <w:rPr>
          <w:rFonts w:ascii="標楷體"/>
          <w:color w:val="000000"/>
        </w:rPr>
      </w:pPr>
      <w:r w:rsidRPr="00CF53B9">
        <w:rPr>
          <w:rFonts w:ascii="標楷體"/>
          <w:noProof/>
          <w:color w:val="000000"/>
          <w:sz w:val="20"/>
        </w:rPr>
        <w:pict>
          <v:line id="_x0000_s1240" style="position:absolute;left:0;text-align:left;z-index:63" from="264pt,13.5pt" to="264pt,31.5pt">
            <v:stroke endarrow="block"/>
          </v:line>
        </w:pict>
      </w:r>
    </w:p>
    <w:p w:rsidR="00BE36A9" w:rsidRPr="00CF53B9" w:rsidRDefault="00BE36A9">
      <w:pPr>
        <w:pStyle w:val="CMMI2"/>
        <w:spacing w:before="90"/>
        <w:ind w:left="480"/>
        <w:rPr>
          <w:rFonts w:ascii="標楷體"/>
          <w:color w:val="000000"/>
        </w:rPr>
      </w:pPr>
      <w:r w:rsidRPr="00CF53B9">
        <w:rPr>
          <w:rFonts w:ascii="標楷體"/>
          <w:noProof/>
          <w:color w:val="000000"/>
          <w:sz w:val="20"/>
        </w:rPr>
        <w:pict>
          <v:rect id="_x0000_s1199" style="position:absolute;left:0;text-align:left;margin-left:240pt;margin-top:18pt;width:60pt;height:18pt;z-index:24" filled="f" stroked="f">
            <v:textbox style="mso-next-textbox:#_x0000_s1199" inset="0,0,0,0">
              <w:txbxContent>
                <w:p w:rsidR="004074EA" w:rsidRDefault="004074EA">
                  <w:r>
                    <w:rPr>
                      <w:rFonts w:ascii="標楷體" w:hint="eastAsia"/>
                      <w:color w:val="000000"/>
                      <w:szCs w:val="30"/>
                    </w:rPr>
                    <w:t>訓練準備</w:t>
                  </w:r>
                </w:p>
              </w:txbxContent>
            </v:textbox>
          </v:rect>
        </w:pict>
      </w:r>
      <w:r w:rsidRPr="00CF53B9">
        <w:rPr>
          <w:rFonts w:ascii="標楷體"/>
          <w:noProof/>
          <w:color w:val="000000"/>
          <w:sz w:val="20"/>
        </w:rPr>
        <w:pict>
          <v:rect id="_x0000_s1208" style="position:absolute;left:0;text-align:left;margin-left:59.7pt;margin-top:19.55pt;width:78.3pt;height:16.45pt;z-index:33" filled="f" stroked="f">
            <v:textbox style="mso-next-textbox:#_x0000_s1208" inset="0,0,0,0">
              <w:txbxContent>
                <w:p w:rsidR="004074EA" w:rsidRPr="00D857B2" w:rsidRDefault="00BC49AD">
                  <w:r w:rsidRPr="00D857B2">
                    <w:rPr>
                      <w:rFonts w:ascii="標楷體" w:hint="eastAsia"/>
                      <w:szCs w:val="30"/>
                      <w:lang w:val="zh-TW"/>
                    </w:rPr>
                    <w:t>人力資源處</w:t>
                  </w:r>
                </w:p>
              </w:txbxContent>
            </v:textbox>
          </v:rect>
        </w:pict>
      </w:r>
      <w:r w:rsidRPr="00CF53B9">
        <w:rPr>
          <w:rFonts w:ascii="標楷體"/>
          <w:noProof/>
          <w:color w:val="000000"/>
          <w:sz w:val="20"/>
        </w:rPr>
        <w:pict>
          <v:rect id="_x0000_s1198" style="position:absolute;left:0;text-align:left;margin-left:205.25pt;margin-top:10.4pt;width:115.2pt;height:25.6pt;z-index:23" filled="f" strokeweight=".6pt"/>
        </w:pict>
      </w:r>
    </w:p>
    <w:p w:rsidR="00BE36A9" w:rsidRPr="00CF53B9" w:rsidRDefault="00BE36A9">
      <w:pPr>
        <w:pStyle w:val="CMMI2"/>
        <w:spacing w:before="90"/>
        <w:ind w:left="480"/>
        <w:rPr>
          <w:rFonts w:ascii="標楷體"/>
          <w:color w:val="000000"/>
        </w:rPr>
      </w:pPr>
      <w:r w:rsidRPr="00CF53B9">
        <w:rPr>
          <w:rFonts w:ascii="標楷體"/>
          <w:noProof/>
          <w:color w:val="000000"/>
          <w:sz w:val="20"/>
        </w:rPr>
        <w:pict>
          <v:line id="_x0000_s1241" style="position:absolute;left:0;text-align:left;z-index:64" from="264pt,13.5pt" to="264pt,31.5pt">
            <v:stroke endarrow="block"/>
          </v:line>
        </w:pict>
      </w:r>
    </w:p>
    <w:p w:rsidR="00BE36A9" w:rsidRPr="00CF53B9" w:rsidRDefault="00BE36A9">
      <w:pPr>
        <w:pStyle w:val="CMMI2"/>
        <w:spacing w:before="90"/>
        <w:ind w:left="480"/>
        <w:rPr>
          <w:rFonts w:ascii="標楷體"/>
          <w:color w:val="000000"/>
        </w:rPr>
      </w:pPr>
      <w:r w:rsidRPr="00CF53B9">
        <w:rPr>
          <w:rFonts w:ascii="標楷體"/>
          <w:noProof/>
          <w:color w:val="000000"/>
          <w:sz w:val="20"/>
        </w:rPr>
        <w:pict>
          <v:rect id="_x0000_s1210" style="position:absolute;left:0;text-align:left;margin-left:237.25pt;margin-top:18pt;width:62.75pt;height:18pt;z-index:35" filled="f" stroked="f">
            <v:textbox style="mso-next-textbox:#_x0000_s1210" inset="0,0,0,0">
              <w:txbxContent>
                <w:p w:rsidR="004074EA" w:rsidRDefault="004074EA">
                  <w:pPr>
                    <w:rPr>
                      <w:rFonts w:ascii="標楷體"/>
                      <w:color w:val="000000"/>
                      <w:szCs w:val="30"/>
                    </w:rPr>
                  </w:pPr>
                  <w:r>
                    <w:rPr>
                      <w:rFonts w:ascii="標楷體" w:hint="eastAsia"/>
                      <w:color w:val="000000"/>
                      <w:szCs w:val="30"/>
                    </w:rPr>
                    <w:t>訓練執行</w:t>
                  </w:r>
                </w:p>
                <w:p w:rsidR="004074EA" w:rsidRDefault="004074EA">
                  <w:pPr>
                    <w:rPr>
                      <w:rFonts w:ascii="標楷體"/>
                      <w:color w:val="000000"/>
                      <w:szCs w:val="30"/>
                    </w:rPr>
                  </w:pPr>
                </w:p>
                <w:p w:rsidR="004074EA" w:rsidRDefault="004074EA"/>
              </w:txbxContent>
            </v:textbox>
          </v:rect>
        </w:pict>
      </w:r>
      <w:r w:rsidRPr="00CF53B9">
        <w:rPr>
          <w:rFonts w:ascii="標楷體"/>
          <w:noProof/>
          <w:color w:val="000000"/>
          <w:sz w:val="20"/>
        </w:rPr>
        <w:pict>
          <v:rect id="_x0000_s1211" style="position:absolute;left:0;text-align:left;margin-left:59.7pt;margin-top:18pt;width:72.3pt;height:19.2pt;z-index:36" filled="f" stroked="f">
            <v:textbox style="mso-next-textbox:#_x0000_s1211" inset="0,0,0,0">
              <w:txbxContent>
                <w:p w:rsidR="004074EA" w:rsidRDefault="004074EA">
                  <w:r>
                    <w:rPr>
                      <w:rFonts w:ascii="標楷體" w:hint="eastAsia"/>
                      <w:color w:val="000000"/>
                      <w:szCs w:val="30"/>
                    </w:rPr>
                    <w:t>講師、學員</w:t>
                  </w:r>
                </w:p>
              </w:txbxContent>
            </v:textbox>
          </v:rect>
        </w:pict>
      </w:r>
      <w:r w:rsidRPr="00CF53B9">
        <w:rPr>
          <w:rFonts w:ascii="標楷體"/>
          <w:noProof/>
          <w:color w:val="000000"/>
          <w:sz w:val="20"/>
        </w:rPr>
        <w:pict>
          <v:rect id="_x0000_s1209" style="position:absolute;left:0;text-align:left;margin-left:205.25pt;margin-top:9pt;width:115.2pt;height:27pt;z-index:34" filled="f" strokeweight=".6pt"/>
        </w:pict>
      </w:r>
    </w:p>
    <w:p w:rsidR="00BE36A9" w:rsidRPr="00CF53B9" w:rsidRDefault="00BE36A9">
      <w:pPr>
        <w:pStyle w:val="CMMI2"/>
        <w:spacing w:before="90"/>
        <w:ind w:left="480"/>
        <w:rPr>
          <w:rFonts w:ascii="標楷體"/>
          <w:color w:val="000000"/>
        </w:rPr>
      </w:pPr>
      <w:r w:rsidRPr="00CF53B9">
        <w:rPr>
          <w:rFonts w:ascii="標楷體"/>
          <w:noProof/>
          <w:color w:val="000000"/>
          <w:sz w:val="20"/>
        </w:rPr>
        <w:pict>
          <v:line id="_x0000_s1242" style="position:absolute;left:0;text-align:left;flip:x;z-index:65" from="264pt,13.5pt" to="264pt,31.5pt">
            <v:stroke endarrow="block"/>
          </v:line>
        </w:pict>
      </w:r>
      <w:r w:rsidRPr="00CF53B9">
        <w:rPr>
          <w:rFonts w:ascii="標楷體"/>
          <w:noProof/>
          <w:color w:val="000000"/>
          <w:sz w:val="20"/>
        </w:rPr>
        <w:pict>
          <v:rect id="_x0000_s1212" style="position:absolute;left:0;text-align:left;margin-left:59.7pt;margin-top:10.7pt;width:36.3pt;height:20.8pt;z-index:37" filled="f" stroked="f">
            <v:textbox style="mso-next-textbox:#_x0000_s1212" inset="0,0,0,0">
              <w:txbxContent>
                <w:p w:rsidR="004074EA" w:rsidRDefault="004074EA"/>
              </w:txbxContent>
            </v:textbox>
          </v:rect>
        </w:pict>
      </w:r>
    </w:p>
    <w:p w:rsidR="00BE36A9" w:rsidRPr="00CF53B9" w:rsidRDefault="0067548A">
      <w:pPr>
        <w:pStyle w:val="CMMI2"/>
        <w:spacing w:before="90"/>
        <w:ind w:left="480"/>
        <w:rPr>
          <w:rFonts w:ascii="標楷體"/>
          <w:color w:val="000000"/>
        </w:rPr>
      </w:pPr>
      <w:r w:rsidRPr="00CF53B9">
        <w:rPr>
          <w:rFonts w:ascii="標楷體"/>
          <w:noProof/>
          <w:color w:val="000000"/>
          <w:sz w:val="20"/>
        </w:rPr>
        <w:pict>
          <v:rect id="_x0000_s1277" style="position:absolute;left:0;text-align:left;margin-left:354.35pt;margin-top:10.05pt;width:65.65pt;height:34.95pt;z-index:96" filled="f" stroked="f">
            <v:textbox style="mso-next-textbox:#_x0000_s1277" inset="0,0,0,0">
              <w:txbxContent>
                <w:p w:rsidR="004074EA" w:rsidRPr="007D50DF" w:rsidRDefault="0067548A">
                  <w:pPr>
                    <w:autoSpaceDE w:val="0"/>
                    <w:autoSpaceDN w:val="0"/>
                    <w:adjustRightInd w:val="0"/>
                    <w:spacing w:line="0" w:lineRule="atLeast"/>
                    <w:jc w:val="center"/>
                    <w:rPr>
                      <w:rFonts w:hint="eastAsia"/>
                      <w:sz w:val="20"/>
                      <w:szCs w:val="48"/>
                      <w:lang w:val="zh-TW"/>
                    </w:rPr>
                  </w:pPr>
                  <w:r>
                    <w:rPr>
                      <w:rFonts w:hint="eastAsia"/>
                    </w:rPr>
                    <w:t>人力</w:t>
                  </w:r>
                  <w:r>
                    <w:t>資</w:t>
                  </w:r>
                  <w:r>
                    <w:rPr>
                      <w:rFonts w:hint="eastAsia"/>
                    </w:rPr>
                    <w:t>源</w:t>
                  </w:r>
                  <w:r>
                    <w:t>處</w:t>
                  </w:r>
                  <w:r>
                    <w:rPr>
                      <w:rFonts w:hint="eastAsia"/>
                    </w:rPr>
                    <w:t>訓</w:t>
                  </w:r>
                  <w:r>
                    <w:t>練記錄檔</w:t>
                  </w:r>
                </w:p>
              </w:txbxContent>
            </v:textbox>
          </v:rect>
        </w:pict>
      </w:r>
      <w:r w:rsidR="00D857B2" w:rsidRPr="00CF53B9">
        <w:rPr>
          <w:rFonts w:ascii="標楷體"/>
          <w:noProof/>
          <w:color w:val="000000"/>
          <w:sz w:val="20"/>
        </w:rPr>
        <w:pict>
          <v:rect id="_x0000_s1197" style="position:absolute;left:0;text-align:left;margin-left:58.2pt;margin-top:6pt;width:89.15pt;height:18.35pt;z-index:22" filled="f" stroked="f">
            <v:textbox style="mso-next-textbox:#_x0000_s1197" inset="0,0,0,0">
              <w:txbxContent>
                <w:p w:rsidR="004074EA" w:rsidRPr="00D857B2" w:rsidRDefault="00BC49AD">
                  <w:r w:rsidRPr="00D857B2">
                    <w:rPr>
                      <w:rFonts w:ascii="標楷體" w:hint="eastAsia"/>
                      <w:szCs w:val="30"/>
                      <w:lang w:val="zh-TW"/>
                    </w:rPr>
                    <w:t>人力資源處</w:t>
                  </w:r>
                </w:p>
              </w:txbxContent>
            </v:textbox>
          </v:rect>
        </w:pict>
      </w:r>
      <w:r w:rsidR="00E71A10" w:rsidRPr="00CF53B9">
        <w:rPr>
          <w:rFonts w:ascii="標楷體"/>
          <w:noProof/>
          <w:color w:val="000000"/>
          <w:sz w:val="20"/>
        </w:rPr>
        <w:pict>
          <v:shape id="_x0000_s1276" style="position:absolute;left:0;text-align:left;margin-left:5in;margin-top:0;width:60pt;height:54pt;z-index:95;mso-position-horizontal:absolute;mso-position-vertical:absolute" coordsize="963,965" path="m,482l,470,1,457r,-12l2,433,6,409,9,385r6,-23l21,339r8,-23l37,294,47,274,57,252,70,233,82,212,95,194r14,-18l125,158r16,-17l157,126r18,-16l193,95,212,82,232,70,251,58,273,47r20,-9l315,29r23,-7l361,16r23,-6l408,6,432,3,444,1,456,r13,l481,r12,l506,1r12,l530,3r25,3l579,10r22,6l624,22r22,7l669,38r20,9l711,58r19,12l751,82r18,13l787,110r18,16l822,141r15,17l853,176r14,18l881,212r12,21l905,252r11,22l925,294r9,22l941,339r6,23l953,385r4,24l960,433r1,12l961,457r2,13l963,482r,l963,495r-2,13l961,520r-1,12l957,556r-4,24l947,603r-6,23l934,648r-9,23l916,691r-11,22l893,732r-12,21l866,771r-13,18l837,807r-15,17l805,839r-18,16l769,869r-18,14l730,895r-19,12l689,918r-20,9l646,936r-22,7l601,949r-24,6l555,959r-25,3l518,964r-13,l493,965r-12,l469,965r-13,-1l444,964r-12,-2l408,959r-24,-4l361,949r-23,-6l315,936r-22,-9l273,918,251,907,232,895,212,883,193,868,175,855,157,839,141,824,125,807,109,789,95,771,82,753,70,732,57,713,47,691,37,671,29,648,21,626,15,603,9,579,6,556,2,532,1,520,,507,,495,,482e" filled="f" strokeweight=".2205mm">
            <v:path arrowok="t"/>
          </v:shape>
        </w:pict>
      </w:r>
      <w:r w:rsidR="005E426C" w:rsidRPr="00CF53B9">
        <w:rPr>
          <w:rFonts w:ascii="標楷體"/>
          <w:noProof/>
          <w:color w:val="000000"/>
          <w:sz w:val="20"/>
        </w:rPr>
        <w:pict>
          <v:rect id="_x0000_s1203" style="position:absolute;left:0;text-align:left;margin-left:3in;margin-top:18pt;width:102pt;height:18pt;z-index:28" filled="f" stroked="f">
            <v:textbox style="mso-next-textbox:#_x0000_s1203" inset="0,0,0,0">
              <w:txbxContent>
                <w:p w:rsidR="004074EA" w:rsidRPr="007D50DF" w:rsidRDefault="004074EA">
                  <w:r w:rsidRPr="007D50DF">
                    <w:rPr>
                      <w:rFonts w:ascii="標楷體" w:hint="eastAsia"/>
                      <w:szCs w:val="30"/>
                    </w:rPr>
                    <w:t>訓練辦理成效評估</w:t>
                  </w:r>
                </w:p>
              </w:txbxContent>
            </v:textbox>
          </v:rect>
        </w:pict>
      </w:r>
      <w:r w:rsidR="00BE36A9" w:rsidRPr="00CF53B9">
        <w:rPr>
          <w:rFonts w:ascii="標楷體"/>
          <w:noProof/>
          <w:color w:val="000000"/>
          <w:sz w:val="20"/>
        </w:rPr>
        <w:pict>
          <v:line id="_x0000_s1271" style="position:absolute;left:0;text-align:left;z-index:90" from="324pt,18pt" to="5in,18pt">
            <v:stroke endarrow="block"/>
          </v:line>
        </w:pict>
      </w:r>
      <w:r w:rsidR="00BE36A9" w:rsidRPr="00CF53B9">
        <w:rPr>
          <w:rFonts w:ascii="標楷體"/>
          <w:noProof/>
          <w:color w:val="000000"/>
          <w:sz w:val="20"/>
        </w:rPr>
        <w:pict>
          <v:rect id="_x0000_s1202" style="position:absolute;left:0;text-align:left;margin-left:205.25pt;margin-top:9pt;width:115.2pt;height:27pt;z-index:27" filled="f" strokeweight=".6pt"/>
        </w:pict>
      </w:r>
    </w:p>
    <w:p w:rsidR="00BE36A9" w:rsidRPr="00CF53B9" w:rsidRDefault="00BE36A9">
      <w:pPr>
        <w:pStyle w:val="CMMI2"/>
        <w:spacing w:before="90"/>
        <w:ind w:left="480"/>
        <w:rPr>
          <w:rFonts w:ascii="標楷體"/>
          <w:color w:val="000000"/>
        </w:rPr>
      </w:pPr>
      <w:r w:rsidRPr="00CF53B9">
        <w:rPr>
          <w:rFonts w:ascii="標楷體"/>
          <w:noProof/>
          <w:color w:val="000000"/>
          <w:sz w:val="20"/>
        </w:rPr>
        <w:pict>
          <v:rect id="_x0000_s1213" style="position:absolute;left:0;text-align:left;margin-left:59.7pt;margin-top:.5pt;width:90.3pt;height:16.15pt;z-index:38" filled="f" stroked="f">
            <v:textbox style="mso-next-textbox:#_x0000_s1213" inset="0,0,0,0">
              <w:txbxContent>
                <w:p w:rsidR="004074EA" w:rsidRPr="007D50DF" w:rsidRDefault="004074EA">
                  <w:r w:rsidRPr="007D50DF">
                    <w:rPr>
                      <w:rFonts w:ascii="標楷體" w:hint="eastAsia"/>
                      <w:szCs w:val="30"/>
                    </w:rPr>
                    <w:t>講師、學員、主管</w:t>
                  </w:r>
                </w:p>
              </w:txbxContent>
            </v:textbox>
          </v:rect>
        </w:pict>
      </w:r>
      <w:r w:rsidRPr="00CF53B9">
        <w:rPr>
          <w:rFonts w:ascii="標楷體"/>
          <w:noProof/>
          <w:color w:val="000000"/>
          <w:sz w:val="20"/>
        </w:rPr>
        <w:pict>
          <v:line id="_x0000_s1243" style="position:absolute;left:0;text-align:left;z-index:66" from="264pt,13.5pt" to="264pt,31.5pt">
            <v:stroke endarrow="block"/>
          </v:line>
        </w:pict>
      </w:r>
    </w:p>
    <w:p w:rsidR="00BE36A9" w:rsidRPr="00CF53B9" w:rsidRDefault="00BE36A9">
      <w:pPr>
        <w:pStyle w:val="CMMI2"/>
        <w:spacing w:before="90"/>
        <w:ind w:left="480"/>
        <w:rPr>
          <w:rFonts w:ascii="標楷體"/>
          <w:color w:val="000000"/>
        </w:rPr>
      </w:pPr>
      <w:r w:rsidRPr="00CF53B9">
        <w:rPr>
          <w:rFonts w:ascii="標楷體"/>
          <w:noProof/>
          <w:color w:val="000000"/>
          <w:sz w:val="20"/>
        </w:rPr>
        <w:pict>
          <v:shape id="_x0000_s1200" style="position:absolute;left:0;text-align:left;margin-left:228.3pt;margin-top:9pt;width:69.1pt;height:22.85pt;z-index:25;mso-position-horizontal:absolute;mso-position-vertical:absolute" coordsize="1458,486" path="m243,486r972,l1227,486r13,-1l1252,483r12,-1l1276,479r11,-3l1299,471r10,-4l1320,462r11,-4l1341,452r9,-7l1361,438r9,-8l1378,423r9,-8l1395,406r7,-8l1410,389r7,-10l1423,369r6,-10l1434,348r5,-10l1443,327r5,-12l1451,304r3,-12l1455,280r2,-12l1458,256r,-13l1458,231r-1,-12l1455,207r-1,-12l1451,183r-3,-13l1443,160r-4,-11l1434,139r-5,-11l1423,117r-6,-10l1410,98r-8,-10l1395,79r-8,-7l1378,63r-8,-8l1361,49r-11,-8l1341,35r-10,-6l1320,25r-11,-7l1299,15r-12,-4l1276,8,1264,5,1252,3,1240,2,1227,r-12,l1215,r,l243,,231,,219,2,207,3,194,5,182,8r-12,3l159,15r-10,3l138,25r-10,4l117,35r-11,6l97,49r-9,6l79,63r-8,9l62,79r-7,9l49,98r-8,9l35,117r-6,11l24,139r-6,10l15,160r-4,10l8,183,4,195,3,207,1,219,,231r,12l,256r1,12l3,280r1,12l8,304r3,11l15,327r3,11l24,348r5,11l35,369r6,10l49,389r6,9l62,406r9,9l79,423r9,7l97,438r9,7l117,452r11,6l138,462r11,5l159,471r11,5l182,479r12,3l207,483r12,2l231,486r12,e" filled="f" strokeweight=".6pt">
            <v:path arrowok="t"/>
          </v:shape>
        </w:pict>
      </w:r>
      <w:r w:rsidRPr="00CF53B9">
        <w:rPr>
          <w:rFonts w:ascii="標楷體"/>
          <w:noProof/>
          <w:color w:val="000000"/>
          <w:sz w:val="20"/>
        </w:rPr>
        <w:pict>
          <v:rect id="_x0000_s1201" style="position:absolute;left:0;text-align:left;margin-left:252pt;margin-top:9pt;width:30pt;height:18pt;z-index:26" filled="f" stroked="f">
            <v:textbox style="mso-next-textbox:#_x0000_s1201" inset="0,0,0,0">
              <w:txbxContent>
                <w:p w:rsidR="004074EA" w:rsidRDefault="004074EA">
                  <w:r>
                    <w:rPr>
                      <w:rFonts w:ascii="標楷體" w:hint="eastAsia"/>
                      <w:color w:val="000000"/>
                      <w:szCs w:val="30"/>
                    </w:rPr>
                    <w:t>結束</w:t>
                  </w:r>
                </w:p>
              </w:txbxContent>
            </v:textbox>
          </v:rect>
        </w:pict>
      </w:r>
    </w:p>
    <w:p w:rsidR="00BE36A9" w:rsidRPr="00CF53B9" w:rsidRDefault="00BE36A9">
      <w:pPr>
        <w:pStyle w:val="CMMI2"/>
        <w:spacing w:before="90"/>
        <w:ind w:left="480"/>
        <w:rPr>
          <w:color w:val="000000"/>
        </w:rPr>
      </w:pPr>
      <w:r w:rsidRPr="00CF53B9">
        <w:rPr>
          <w:rFonts w:ascii="標楷體" w:hint="eastAsia"/>
          <w:color w:val="000000"/>
        </w:rPr>
        <w:t>5.3 處理程序</w:t>
      </w:r>
      <w:r w:rsidRPr="00CF53B9">
        <w:rPr>
          <w:color w:val="000000"/>
        </w:rPr>
        <w:t>(Process Description)</w:t>
      </w:r>
    </w:p>
    <w:p w:rsidR="00BE36A9" w:rsidRPr="00CF53B9" w:rsidRDefault="00BE36A9">
      <w:pPr>
        <w:pStyle w:val="CMMI2"/>
        <w:spacing w:before="90"/>
        <w:ind w:left="480"/>
        <w:rPr>
          <w:rFonts w:hint="eastAsia"/>
          <w:color w:val="000000"/>
        </w:rPr>
      </w:pPr>
      <w:smartTag w:uri="urn:schemas-microsoft-com:office:smarttags" w:element="chsdate">
        <w:smartTagPr>
          <w:attr w:name="IsROCDate" w:val="False"/>
          <w:attr w:name="IsLunarDate" w:val="False"/>
          <w:attr w:name="Day" w:val="30"/>
          <w:attr w:name="Month" w:val="12"/>
          <w:attr w:name="Year" w:val="1899"/>
        </w:smartTagPr>
        <w:r w:rsidRPr="00CF53B9">
          <w:rPr>
            <w:rFonts w:hint="eastAsia"/>
            <w:color w:val="000000"/>
          </w:rPr>
          <w:t>5.</w:t>
        </w:r>
        <w:r w:rsidRPr="00CF53B9">
          <w:rPr>
            <w:color w:val="000000"/>
          </w:rPr>
          <w:t>3</w:t>
        </w:r>
        <w:r w:rsidRPr="00CF53B9">
          <w:rPr>
            <w:rFonts w:hint="eastAsia"/>
            <w:color w:val="000000"/>
          </w:rPr>
          <w:t>.1</w:t>
        </w:r>
      </w:smartTag>
      <w:r w:rsidRPr="00CF53B9">
        <w:rPr>
          <w:rFonts w:hint="eastAsia"/>
          <w:color w:val="000000"/>
        </w:rPr>
        <w:t>組織訓練規劃</w:t>
      </w:r>
    </w:p>
    <w:p w:rsidR="00BE36A9" w:rsidRPr="00CF53B9" w:rsidRDefault="004004DD" w:rsidP="002D6BD3">
      <w:pPr>
        <w:pStyle w:val="CMMI3"/>
      </w:pPr>
      <w:r w:rsidRPr="00CF53B9">
        <w:rPr>
          <w:rFonts w:hint="eastAsia"/>
        </w:rPr>
        <w:t>每年度</w:t>
      </w:r>
      <w:r w:rsidR="007D50DF" w:rsidRPr="00CF53B9">
        <w:rPr>
          <w:rFonts w:hint="eastAsia"/>
        </w:rPr>
        <w:t>人力資源處</w:t>
      </w:r>
      <w:r w:rsidRPr="00CF53B9">
        <w:rPr>
          <w:rFonts w:hint="eastAsia"/>
        </w:rPr>
        <w:t>應</w:t>
      </w:r>
      <w:r w:rsidR="00BE36A9" w:rsidRPr="00CF53B9">
        <w:rPr>
          <w:rFonts w:hint="eastAsia"/>
        </w:rPr>
        <w:t>蒐集、瞭解各單位訓練的需求，</w:t>
      </w:r>
      <w:r w:rsidR="005E426C" w:rsidRPr="00CF53B9">
        <w:rPr>
          <w:rFonts w:hint="eastAsia"/>
        </w:rPr>
        <w:t>並整理公司</w:t>
      </w:r>
      <w:r w:rsidR="008E1A48" w:rsidRPr="00CF53B9">
        <w:rPr>
          <w:rFonts w:hint="eastAsia"/>
        </w:rPr>
        <w:t>內部通</w:t>
      </w:r>
      <w:r w:rsidR="005E426C" w:rsidRPr="00CF53B9">
        <w:rPr>
          <w:rFonts w:hint="eastAsia"/>
        </w:rPr>
        <w:t>用之</w:t>
      </w:r>
      <w:r w:rsidR="00BE36A9" w:rsidRPr="00CF53B9">
        <w:rPr>
          <w:rFonts w:hint="eastAsia"/>
        </w:rPr>
        <w:t>技能與知識，</w:t>
      </w:r>
      <w:r w:rsidRPr="00CF53B9">
        <w:rPr>
          <w:rFonts w:hint="eastAsia"/>
        </w:rPr>
        <w:t>據此</w:t>
      </w:r>
      <w:r w:rsidR="00BE36A9" w:rsidRPr="00CF53B9">
        <w:rPr>
          <w:rFonts w:hint="eastAsia"/>
        </w:rPr>
        <w:t>定義組織訓練需求，</w:t>
      </w:r>
      <w:r w:rsidRPr="00CF53B9">
        <w:rPr>
          <w:rFonts w:hint="eastAsia"/>
        </w:rPr>
        <w:t>以</w:t>
      </w:r>
      <w:r w:rsidR="00BE36A9" w:rsidRPr="00CF53B9">
        <w:rPr>
          <w:rFonts w:hint="eastAsia"/>
        </w:rPr>
        <w:t>訂定</w:t>
      </w:r>
      <w:r w:rsidR="00D5442B" w:rsidRPr="00CF53B9">
        <w:rPr>
          <w:rFonts w:hint="eastAsia"/>
        </w:rPr>
        <w:t>年度組織訓練計畫</w:t>
      </w:r>
      <w:r w:rsidR="00BE36A9" w:rsidRPr="00CF53B9">
        <w:rPr>
          <w:rFonts w:hint="eastAsia"/>
        </w:rPr>
        <w:t>，</w:t>
      </w:r>
      <w:r w:rsidR="000D5277" w:rsidRPr="00CF53B9">
        <w:rPr>
          <w:rFonts w:hint="eastAsia"/>
        </w:rPr>
        <w:t>並由</w:t>
      </w:r>
      <w:r w:rsidR="008E1A48" w:rsidRPr="00CF53B9">
        <w:rPr>
          <w:rFonts w:hint="eastAsia"/>
        </w:rPr>
        <w:t>教育訓練委員會進行審查</w:t>
      </w:r>
      <w:r w:rsidR="00BE36A9" w:rsidRPr="00CF53B9">
        <w:rPr>
          <w:rFonts w:hint="eastAsia"/>
        </w:rPr>
        <w:t>。</w:t>
      </w:r>
    </w:p>
    <w:p w:rsidR="00BE36A9" w:rsidRPr="00CF53B9" w:rsidRDefault="00BE36A9" w:rsidP="002D6BD3">
      <w:pPr>
        <w:pStyle w:val="CMMI3"/>
        <w:rPr>
          <w:rFonts w:ascii="Times New Roman"/>
        </w:rPr>
      </w:pPr>
      <w:smartTag w:uri="urn:schemas-microsoft-com:office:smarttags" w:element="chsdate">
        <w:smartTagPr>
          <w:attr w:name="IsROCDate" w:val="False"/>
          <w:attr w:name="IsLunarDate" w:val="False"/>
          <w:attr w:name="Day" w:val="30"/>
          <w:attr w:name="Month" w:val="12"/>
          <w:attr w:name="Year" w:val="1899"/>
        </w:smartTagPr>
        <w:r w:rsidRPr="00CF53B9">
          <w:rPr>
            <w:rFonts w:hint="eastAsia"/>
          </w:rPr>
          <w:t>5.</w:t>
        </w:r>
        <w:r w:rsidRPr="00CF53B9">
          <w:t>3</w:t>
        </w:r>
        <w:r w:rsidRPr="00CF53B9">
          <w:rPr>
            <w:rFonts w:hint="eastAsia"/>
          </w:rPr>
          <w:t>.1</w:t>
        </w:r>
      </w:smartTag>
      <w:r w:rsidRPr="00CF53B9">
        <w:t>.1</w:t>
      </w:r>
      <w:r w:rsidRPr="00CF53B9">
        <w:rPr>
          <w:rFonts w:hint="eastAsia"/>
        </w:rPr>
        <w:t>建立策略性訓練的需要</w:t>
      </w:r>
      <w:r w:rsidRPr="00CF53B9">
        <w:t xml:space="preserve"> (SP1.1)</w:t>
      </w:r>
    </w:p>
    <w:p w:rsidR="00BE36A9" w:rsidRPr="00CF53B9" w:rsidRDefault="008E1A48" w:rsidP="00391767">
      <w:pPr>
        <w:pStyle w:val="CMMI30"/>
        <w:rPr>
          <w:rFonts w:hint="eastAsia"/>
        </w:rPr>
      </w:pPr>
      <w:r w:rsidRPr="00CF53B9">
        <w:rPr>
          <w:rFonts w:hint="eastAsia"/>
        </w:rPr>
        <w:t>各事業群主管</w:t>
      </w:r>
      <w:r w:rsidR="00BE36A9" w:rsidRPr="00CF53B9">
        <w:rPr>
          <w:rFonts w:hint="eastAsia"/>
        </w:rPr>
        <w:t>依據策略會議決議、年度營運計畫、品質系統、流程改善年度計畫、潛在專案的訓練需要、以及</w:t>
      </w:r>
      <w:r w:rsidR="007D50DF" w:rsidRPr="00CF53B9">
        <w:rPr>
          <w:rFonts w:hint="eastAsia"/>
        </w:rPr>
        <w:t>人力資源處</w:t>
      </w:r>
      <w:r w:rsidR="00BE36A9" w:rsidRPr="00CF53B9">
        <w:rPr>
          <w:rFonts w:hint="eastAsia"/>
        </w:rPr>
        <w:t>定期彙整並記錄的員工個人訓練需求等資訊，於每年年底完成建立組織的策略性訓練需求於“年度需求訓練調查表”中。</w:t>
      </w:r>
    </w:p>
    <w:p w:rsidR="00BE36A9" w:rsidRPr="00CF53B9" w:rsidRDefault="00BE36A9" w:rsidP="002D6BD3">
      <w:pPr>
        <w:pStyle w:val="CMMI3"/>
      </w:pPr>
      <w:smartTag w:uri="urn:schemas-microsoft-com:office:smarttags" w:element="chsdate">
        <w:smartTagPr>
          <w:attr w:name="IsROCDate" w:val="False"/>
          <w:attr w:name="IsLunarDate" w:val="False"/>
          <w:attr w:name="Day" w:val="30"/>
          <w:attr w:name="Month" w:val="12"/>
          <w:attr w:name="Year" w:val="1899"/>
        </w:smartTagPr>
        <w:r w:rsidRPr="00CF53B9">
          <w:rPr>
            <w:rFonts w:hint="eastAsia"/>
          </w:rPr>
          <w:t>5.3.</w:t>
        </w:r>
        <w:r w:rsidRPr="00CF53B9">
          <w:t>1</w:t>
        </w:r>
      </w:smartTag>
      <w:r w:rsidRPr="00CF53B9">
        <w:t>.</w:t>
      </w:r>
      <w:r w:rsidRPr="00CF53B9">
        <w:rPr>
          <w:rFonts w:hint="eastAsia"/>
        </w:rPr>
        <w:t>2決定組織訓練的需要</w:t>
      </w:r>
      <w:r w:rsidRPr="00CF53B9">
        <w:t xml:space="preserve"> (SP1.2)</w:t>
      </w:r>
    </w:p>
    <w:p w:rsidR="00BE36A9" w:rsidRPr="00CF53B9" w:rsidRDefault="00BE36A9" w:rsidP="00391767">
      <w:pPr>
        <w:pStyle w:val="CMMI30"/>
        <w:rPr>
          <w:rFonts w:hint="eastAsia"/>
        </w:rPr>
      </w:pPr>
      <w:r w:rsidRPr="00CF53B9">
        <w:rPr>
          <w:rFonts w:hint="eastAsia"/>
        </w:rPr>
        <w:t>教育訓練委員會依據所彙整的策略性訓練需求與專案進行協調，確認哪些訓練需求是組織的責任，以及哪些將由個別專案來執行。組織訓練除了滿足策略性訓練需求外，同時也要滿足跨專案與支援團隊的共同訓練需求。專案參與成員與支援團隊的必備技能，參見「專業技能</w:t>
      </w:r>
      <w:r w:rsidR="009B3AAB" w:rsidRPr="00CF53B9">
        <w:rPr>
          <w:rFonts w:hint="eastAsia"/>
        </w:rPr>
        <w:t>資料庫</w:t>
      </w:r>
      <w:r w:rsidRPr="00CF53B9">
        <w:rPr>
          <w:rFonts w:hint="eastAsia"/>
        </w:rPr>
        <w:t>」中專案角色與所需技能對照表。</w:t>
      </w:r>
    </w:p>
    <w:p w:rsidR="00BE36A9" w:rsidRPr="00CF53B9" w:rsidRDefault="00BE36A9" w:rsidP="002D6BD3">
      <w:pPr>
        <w:pStyle w:val="CMMI3"/>
      </w:pPr>
      <w:smartTag w:uri="urn:schemas-microsoft-com:office:smarttags" w:element="chsdate">
        <w:smartTagPr>
          <w:attr w:name="IsROCDate" w:val="False"/>
          <w:attr w:name="IsLunarDate" w:val="False"/>
          <w:attr w:name="Day" w:val="30"/>
          <w:attr w:name="Month" w:val="12"/>
          <w:attr w:name="Year" w:val="1899"/>
        </w:smartTagPr>
        <w:r w:rsidRPr="00CF53B9">
          <w:rPr>
            <w:rFonts w:hint="eastAsia"/>
          </w:rPr>
          <w:t>5.3.</w:t>
        </w:r>
        <w:r w:rsidRPr="00CF53B9">
          <w:t>1</w:t>
        </w:r>
      </w:smartTag>
      <w:r w:rsidRPr="00CF53B9">
        <w:t>.</w:t>
      </w:r>
      <w:r w:rsidRPr="00CF53B9">
        <w:rPr>
          <w:rFonts w:hint="eastAsia"/>
        </w:rPr>
        <w:t>3制定組織訓練計畫</w:t>
      </w:r>
      <w:r w:rsidRPr="00CF53B9">
        <w:t xml:space="preserve"> (SP1.3)</w:t>
      </w:r>
    </w:p>
    <w:p w:rsidR="00BE36A9" w:rsidRPr="00CF53B9" w:rsidRDefault="00BE36A9" w:rsidP="00391767">
      <w:pPr>
        <w:pStyle w:val="CMMI30"/>
        <w:rPr>
          <w:rFonts w:hint="eastAsia"/>
        </w:rPr>
      </w:pPr>
      <w:r w:rsidRPr="00CF53B9">
        <w:rPr>
          <w:rFonts w:hint="eastAsia"/>
        </w:rPr>
        <w:t>為有效實施訓練，</w:t>
      </w:r>
      <w:r w:rsidR="007D50DF" w:rsidRPr="00CF53B9">
        <w:rPr>
          <w:rFonts w:hint="eastAsia"/>
        </w:rPr>
        <w:t>人力資源處</w:t>
      </w:r>
      <w:r w:rsidRPr="00CF53B9">
        <w:rPr>
          <w:rFonts w:hint="eastAsia"/>
        </w:rPr>
        <w:t>依教育訓練委員會決</w:t>
      </w:r>
      <w:r w:rsidR="00DC3227" w:rsidRPr="00CF53B9">
        <w:rPr>
          <w:rFonts w:hint="eastAsia"/>
        </w:rPr>
        <w:t>議之</w:t>
      </w:r>
      <w:r w:rsidRPr="00CF53B9">
        <w:rPr>
          <w:rFonts w:hint="eastAsia"/>
        </w:rPr>
        <w:t>訓練需求製作「年度</w:t>
      </w:r>
      <w:r w:rsidR="00B31B15" w:rsidRPr="00CF53B9">
        <w:rPr>
          <w:rFonts w:hint="eastAsia"/>
        </w:rPr>
        <w:t>組織</w:t>
      </w:r>
      <w:r w:rsidR="004004DD" w:rsidRPr="00CF53B9">
        <w:rPr>
          <w:rFonts w:hint="eastAsia"/>
        </w:rPr>
        <w:t>訓練</w:t>
      </w:r>
      <w:r w:rsidRPr="00CF53B9">
        <w:rPr>
          <w:rFonts w:hint="eastAsia"/>
        </w:rPr>
        <w:t>計畫」，</w:t>
      </w:r>
      <w:r w:rsidR="00DC3227" w:rsidRPr="00CF53B9">
        <w:rPr>
          <w:rFonts w:hint="eastAsia"/>
        </w:rPr>
        <w:t>以</w:t>
      </w:r>
      <w:r w:rsidR="00E71A10" w:rsidRPr="00CF53B9">
        <w:rPr>
          <w:rFonts w:hint="eastAsia"/>
        </w:rPr>
        <w:t>其</w:t>
      </w:r>
      <w:r w:rsidRPr="00CF53B9">
        <w:rPr>
          <w:rFonts w:hint="eastAsia"/>
        </w:rPr>
        <w:t>執行訓練及評估成效</w:t>
      </w:r>
      <w:r w:rsidR="00D5442B" w:rsidRPr="00CF53B9">
        <w:rPr>
          <w:rFonts w:hint="eastAsia"/>
        </w:rPr>
        <w:t>，年度組織訓練計畫格式請參照附件10.1</w:t>
      </w:r>
      <w:r w:rsidRPr="00CF53B9">
        <w:rPr>
          <w:rFonts w:hint="eastAsia"/>
        </w:rPr>
        <w:t>。</w:t>
      </w:r>
    </w:p>
    <w:p w:rsidR="0014710E" w:rsidRPr="00CF53B9" w:rsidRDefault="0014710E" w:rsidP="00391767">
      <w:pPr>
        <w:pStyle w:val="CMMI30"/>
        <w:rPr>
          <w:rFonts w:hint="eastAsia"/>
        </w:rPr>
      </w:pPr>
    </w:p>
    <w:p w:rsidR="00BE36A9" w:rsidRPr="00CF53B9" w:rsidRDefault="00BE36A9" w:rsidP="002D6BD3">
      <w:pPr>
        <w:pStyle w:val="CMMI3"/>
        <w:rPr>
          <w:rFonts w:hint="eastAsia"/>
        </w:rPr>
      </w:pPr>
      <w:r w:rsidRPr="00CF53B9">
        <w:rPr>
          <w:rFonts w:hint="eastAsia"/>
        </w:rPr>
        <w:t>5.3.</w:t>
      </w:r>
      <w:r w:rsidRPr="00CF53B9">
        <w:t>1.4</w:t>
      </w:r>
      <w:r w:rsidRPr="00CF53B9">
        <w:rPr>
          <w:rFonts w:hint="eastAsia"/>
        </w:rPr>
        <w:t>審核年度</w:t>
      </w:r>
      <w:r w:rsidR="00B31B15" w:rsidRPr="00CF53B9">
        <w:rPr>
          <w:rFonts w:hint="eastAsia"/>
        </w:rPr>
        <w:t>組織訓練</w:t>
      </w:r>
      <w:r w:rsidRPr="00CF53B9">
        <w:rPr>
          <w:rFonts w:hint="eastAsia"/>
        </w:rPr>
        <w:t>計畫：</w:t>
      </w:r>
    </w:p>
    <w:p w:rsidR="00BE36A9" w:rsidRPr="00CF53B9" w:rsidRDefault="00BE36A9" w:rsidP="00391767">
      <w:pPr>
        <w:pStyle w:val="CMMI30"/>
        <w:rPr>
          <w:rFonts w:hint="eastAsia"/>
        </w:rPr>
      </w:pPr>
      <w:r w:rsidRPr="00CF53B9">
        <w:rPr>
          <w:rFonts w:hint="eastAsia"/>
        </w:rPr>
        <w:t>「年度</w:t>
      </w:r>
      <w:r w:rsidR="00B31B15" w:rsidRPr="00CF53B9">
        <w:rPr>
          <w:rFonts w:hint="eastAsia"/>
        </w:rPr>
        <w:t>組織</w:t>
      </w:r>
      <w:r w:rsidR="00A647E2" w:rsidRPr="00CF53B9">
        <w:rPr>
          <w:rFonts w:hint="eastAsia"/>
        </w:rPr>
        <w:t>訓練</w:t>
      </w:r>
      <w:r w:rsidRPr="00CF53B9">
        <w:rPr>
          <w:rFonts w:hint="eastAsia"/>
        </w:rPr>
        <w:t>計畫」完成後，呈送</w:t>
      </w:r>
      <w:r w:rsidR="004074EA" w:rsidRPr="00CF53B9">
        <w:rPr>
          <w:rFonts w:hint="eastAsia"/>
        </w:rPr>
        <w:t>總經理</w:t>
      </w:r>
      <w:r w:rsidRPr="00CF53B9">
        <w:rPr>
          <w:rFonts w:hint="eastAsia"/>
        </w:rPr>
        <w:t>核定，</w:t>
      </w:r>
      <w:r w:rsidR="00E71A10" w:rsidRPr="00CF53B9">
        <w:rPr>
          <w:rFonts w:hint="eastAsia"/>
        </w:rPr>
        <w:t>經核准</w:t>
      </w:r>
      <w:r w:rsidRPr="00CF53B9">
        <w:rPr>
          <w:rFonts w:hint="eastAsia"/>
        </w:rPr>
        <w:t>後實施。</w:t>
      </w:r>
      <w:r w:rsidR="00E71A10" w:rsidRPr="00CF53B9">
        <w:rPr>
          <w:rFonts w:hint="eastAsia"/>
        </w:rPr>
        <w:t>如組織的訓練需求有變更，需適當修訂計畫，</w:t>
      </w:r>
      <w:r w:rsidR="00A647E2" w:rsidRPr="00CF53B9">
        <w:rPr>
          <w:rFonts w:hint="eastAsia"/>
        </w:rPr>
        <w:t>應交付</w:t>
      </w:r>
      <w:r w:rsidR="002C62FD" w:rsidRPr="002C62FD">
        <w:rPr>
          <w:rFonts w:hint="eastAsia"/>
          <w:color w:val="FF0000"/>
        </w:rPr>
        <w:t>總經理</w:t>
      </w:r>
      <w:r w:rsidR="00A647E2" w:rsidRPr="00CF53B9">
        <w:rPr>
          <w:rFonts w:hint="eastAsia"/>
        </w:rPr>
        <w:t>審</w:t>
      </w:r>
      <w:r w:rsidR="002C62FD" w:rsidRPr="00CF53B9">
        <w:rPr>
          <w:rFonts w:hint="eastAsia"/>
        </w:rPr>
        <w:t>核</w:t>
      </w:r>
      <w:r w:rsidR="00A647E2" w:rsidRPr="00CF53B9">
        <w:rPr>
          <w:rFonts w:hint="eastAsia"/>
        </w:rPr>
        <w:t>。</w:t>
      </w:r>
    </w:p>
    <w:p w:rsidR="00BE36A9" w:rsidRPr="00CF53B9" w:rsidRDefault="00BE36A9" w:rsidP="002D6BD3">
      <w:pPr>
        <w:pStyle w:val="CMMI3"/>
        <w:rPr>
          <w:rFonts w:hint="eastAsia"/>
        </w:rPr>
      </w:pPr>
      <w:smartTag w:uri="urn:schemas-microsoft-com:office:smarttags" w:element="chsdate">
        <w:smartTagPr>
          <w:attr w:name="IsROCDate" w:val="False"/>
          <w:attr w:name="IsLunarDate" w:val="False"/>
          <w:attr w:name="Day" w:val="30"/>
          <w:attr w:name="Month" w:val="12"/>
          <w:attr w:name="Year" w:val="1899"/>
        </w:smartTagPr>
        <w:r w:rsidRPr="00CF53B9">
          <w:t>5.3.1</w:t>
        </w:r>
      </w:smartTag>
      <w:r w:rsidRPr="00CF53B9">
        <w:t>.5</w:t>
      </w:r>
      <w:r w:rsidRPr="00CF53B9">
        <w:rPr>
          <w:rFonts w:hint="eastAsia"/>
        </w:rPr>
        <w:t>納入建構管理</w:t>
      </w:r>
    </w:p>
    <w:p w:rsidR="00BE36A9" w:rsidRPr="00CF53B9" w:rsidRDefault="00BE36A9" w:rsidP="00391767">
      <w:pPr>
        <w:pStyle w:val="CMMI30"/>
        <w:rPr>
          <w:rFonts w:hint="eastAsia"/>
        </w:rPr>
      </w:pPr>
      <w:r w:rsidRPr="00CF53B9">
        <w:rPr>
          <w:rFonts w:hint="eastAsia"/>
        </w:rPr>
        <w:t>「年度</w:t>
      </w:r>
      <w:r w:rsidR="00B31B15" w:rsidRPr="00CF53B9">
        <w:rPr>
          <w:rFonts w:hint="eastAsia"/>
        </w:rPr>
        <w:t>組織</w:t>
      </w:r>
      <w:r w:rsidR="00D5442B" w:rsidRPr="00CF53B9">
        <w:rPr>
          <w:rFonts w:hint="eastAsia"/>
        </w:rPr>
        <w:t>訓練</w:t>
      </w:r>
      <w:r w:rsidRPr="00CF53B9">
        <w:rPr>
          <w:rFonts w:hint="eastAsia"/>
        </w:rPr>
        <w:t>計畫」經核定後納入建構管理</w:t>
      </w:r>
      <w:r w:rsidR="00D5442B" w:rsidRPr="00CF53B9">
        <w:rPr>
          <w:rFonts w:hint="eastAsia"/>
        </w:rPr>
        <w:t>，每季進行訓練執行報告</w:t>
      </w:r>
      <w:r w:rsidRPr="00CF53B9">
        <w:rPr>
          <w:rFonts w:hint="eastAsia"/>
        </w:rPr>
        <w:t>。</w:t>
      </w:r>
    </w:p>
    <w:p w:rsidR="00BE36A9" w:rsidRPr="00CF53B9" w:rsidRDefault="00BE36A9">
      <w:pPr>
        <w:pStyle w:val="CMMI2"/>
        <w:spacing w:before="90"/>
        <w:ind w:left="480"/>
        <w:rPr>
          <w:color w:val="000000"/>
        </w:rPr>
      </w:pPr>
      <w:smartTag w:uri="urn:schemas-microsoft-com:office:smarttags" w:element="chsdate">
        <w:smartTagPr>
          <w:attr w:name="IsROCDate" w:val="False"/>
          <w:attr w:name="IsLunarDate" w:val="False"/>
          <w:attr w:name="Day" w:val="30"/>
          <w:attr w:name="Month" w:val="12"/>
          <w:attr w:name="Year" w:val="1899"/>
        </w:smartTagPr>
        <w:r w:rsidRPr="00CF53B9">
          <w:rPr>
            <w:rFonts w:hint="eastAsia"/>
            <w:color w:val="000000"/>
          </w:rPr>
          <w:t>5.3.2</w:t>
        </w:r>
      </w:smartTag>
      <w:r w:rsidRPr="00CF53B9">
        <w:rPr>
          <w:rFonts w:hint="eastAsia"/>
          <w:color w:val="000000"/>
        </w:rPr>
        <w:t>組織訓練能力建立</w:t>
      </w:r>
      <w:r w:rsidRPr="00CF53B9">
        <w:rPr>
          <w:color w:val="000000"/>
        </w:rPr>
        <w:t xml:space="preserve"> (SP1.4)</w:t>
      </w:r>
    </w:p>
    <w:p w:rsidR="00BE36A9" w:rsidRPr="00CF53B9" w:rsidRDefault="007D50DF" w:rsidP="002D6BD3">
      <w:pPr>
        <w:pStyle w:val="CMMI3"/>
        <w:rPr>
          <w:rFonts w:hint="eastAsia"/>
        </w:rPr>
      </w:pPr>
      <w:r w:rsidRPr="00CF53B9">
        <w:rPr>
          <w:rFonts w:hint="eastAsia"/>
        </w:rPr>
        <w:t>人力資源處</w:t>
      </w:r>
      <w:r w:rsidR="00BE36A9" w:rsidRPr="00CF53B9">
        <w:rPr>
          <w:rFonts w:hint="eastAsia"/>
        </w:rPr>
        <w:t>應用正式評估方法，選擇適當教學方式與訓練媒</w:t>
      </w:r>
      <w:r w:rsidR="004074EA" w:rsidRPr="00CF53B9">
        <w:rPr>
          <w:rFonts w:hint="eastAsia"/>
        </w:rPr>
        <w:t>體，發展訓練教材，</w:t>
      </w:r>
    </w:p>
    <w:p w:rsidR="00BE36A9" w:rsidRPr="00CF53B9" w:rsidRDefault="00BE36A9" w:rsidP="00F56A34">
      <w:pPr>
        <w:pStyle w:val="CMMI3"/>
      </w:pPr>
      <w:r w:rsidRPr="00CF53B9">
        <w:rPr>
          <w:rFonts w:hint="eastAsia"/>
        </w:rPr>
        <w:t>培養內部講師，或尋求外部講師，以達到建立訓練能力的目的。</w:t>
      </w:r>
    </w:p>
    <w:p w:rsidR="00BE36A9" w:rsidRPr="00CF53B9" w:rsidRDefault="00BE36A9" w:rsidP="002D6BD3">
      <w:pPr>
        <w:pStyle w:val="CMMI3"/>
        <w:rPr>
          <w:rFonts w:hint="eastAsia"/>
        </w:rPr>
      </w:pPr>
      <w:smartTag w:uri="urn:schemas-microsoft-com:office:smarttags" w:element="chsdate">
        <w:smartTagPr>
          <w:attr w:name="IsROCDate" w:val="False"/>
          <w:attr w:name="IsLunarDate" w:val="False"/>
          <w:attr w:name="Day" w:val="30"/>
          <w:attr w:name="Month" w:val="12"/>
          <w:attr w:name="Year" w:val="1899"/>
        </w:smartTagPr>
        <w:r w:rsidRPr="00CF53B9">
          <w:rPr>
            <w:rFonts w:hint="eastAsia"/>
          </w:rPr>
          <w:t>5.</w:t>
        </w:r>
        <w:r w:rsidRPr="00CF53B9">
          <w:t>3</w:t>
        </w:r>
        <w:r w:rsidRPr="00CF53B9">
          <w:rPr>
            <w:rFonts w:hint="eastAsia"/>
          </w:rPr>
          <w:t>.</w:t>
        </w:r>
        <w:r w:rsidRPr="00CF53B9">
          <w:t>2</w:t>
        </w:r>
      </w:smartTag>
      <w:r w:rsidRPr="00CF53B9">
        <w:t>.</w:t>
      </w:r>
      <w:r w:rsidRPr="00CF53B9">
        <w:rPr>
          <w:rFonts w:hint="eastAsia"/>
        </w:rPr>
        <w:t>1選擇訓練方式</w:t>
      </w:r>
    </w:p>
    <w:p w:rsidR="00BE36A9" w:rsidRPr="00CF53B9" w:rsidRDefault="00BE36A9" w:rsidP="00391767">
      <w:pPr>
        <w:pStyle w:val="CMMI30"/>
        <w:rPr>
          <w:rFonts w:hint="eastAsia"/>
        </w:rPr>
      </w:pPr>
      <w:r w:rsidRPr="00CF53B9">
        <w:rPr>
          <w:rFonts w:hint="eastAsia"/>
        </w:rPr>
        <w:t>選擇訓練方式時，必須考量在既有限制下，提供技能與知識最有效的方法，必要時可採行『決策分析與解決方案流程』，應用正式評估方法選擇訓練方式。訓練方式舉例如下：</w:t>
      </w:r>
    </w:p>
    <w:p w:rsidR="00BE36A9" w:rsidRPr="00CF53B9" w:rsidRDefault="00AF7EBC" w:rsidP="00391767">
      <w:pPr>
        <w:pStyle w:val="CMMI30"/>
        <w:rPr>
          <w:rFonts w:hint="eastAsia"/>
        </w:rPr>
      </w:pPr>
      <w:r w:rsidRPr="00CF53B9">
        <w:rPr>
          <w:rFonts w:hint="eastAsia"/>
        </w:rPr>
        <w:t>(一)</w:t>
      </w:r>
      <w:r w:rsidR="00BE36A9" w:rsidRPr="00CF53B9">
        <w:rPr>
          <w:rFonts w:hint="eastAsia"/>
        </w:rPr>
        <w:t>教室面授訓練</w:t>
      </w:r>
    </w:p>
    <w:p w:rsidR="00BE36A9" w:rsidRPr="00CF53B9" w:rsidRDefault="00AF7EBC" w:rsidP="00391767">
      <w:pPr>
        <w:pStyle w:val="CMMI30"/>
        <w:rPr>
          <w:rFonts w:hint="eastAsia"/>
        </w:rPr>
      </w:pPr>
      <w:r w:rsidRPr="00CF53B9">
        <w:rPr>
          <w:rFonts w:hint="eastAsia"/>
        </w:rPr>
        <w:t>(二)</w:t>
      </w:r>
      <w:r w:rsidR="00BE36A9" w:rsidRPr="00CF53B9">
        <w:rPr>
          <w:rFonts w:hint="eastAsia"/>
        </w:rPr>
        <w:t>電腦輔助教學</w:t>
      </w:r>
    </w:p>
    <w:p w:rsidR="00BE36A9" w:rsidRPr="00CF53B9" w:rsidRDefault="00AF7EBC" w:rsidP="00391767">
      <w:pPr>
        <w:pStyle w:val="CMMI30"/>
        <w:rPr>
          <w:rFonts w:hint="eastAsia"/>
        </w:rPr>
      </w:pPr>
      <w:r w:rsidRPr="00CF53B9">
        <w:rPr>
          <w:rFonts w:hint="eastAsia"/>
        </w:rPr>
        <w:t>(三)</w:t>
      </w:r>
      <w:r w:rsidR="00BE36A9" w:rsidRPr="00CF53B9">
        <w:rPr>
          <w:rFonts w:hint="eastAsia"/>
        </w:rPr>
        <w:t>自修</w:t>
      </w:r>
    </w:p>
    <w:p w:rsidR="00BE36A9" w:rsidRPr="00CF53B9" w:rsidRDefault="00AF7EBC" w:rsidP="00391767">
      <w:pPr>
        <w:pStyle w:val="CMMI30"/>
        <w:rPr>
          <w:rFonts w:hint="eastAsia"/>
        </w:rPr>
      </w:pPr>
      <w:r w:rsidRPr="00CF53B9">
        <w:rPr>
          <w:rFonts w:hint="eastAsia"/>
        </w:rPr>
        <w:t>(四)</w:t>
      </w:r>
      <w:r w:rsidR="00BE36A9" w:rsidRPr="00CF53B9">
        <w:rPr>
          <w:rFonts w:hint="eastAsia"/>
        </w:rPr>
        <w:t>視訊教學</w:t>
      </w:r>
    </w:p>
    <w:p w:rsidR="00BE36A9" w:rsidRPr="00CF53B9" w:rsidRDefault="00AF7EBC" w:rsidP="00391767">
      <w:pPr>
        <w:pStyle w:val="CMMI30"/>
        <w:rPr>
          <w:rFonts w:hint="eastAsia"/>
        </w:rPr>
      </w:pPr>
      <w:r w:rsidRPr="00CF53B9">
        <w:rPr>
          <w:rFonts w:hint="eastAsia"/>
        </w:rPr>
        <w:t>(五)</w:t>
      </w:r>
      <w:r w:rsidR="00BE36A9" w:rsidRPr="00CF53B9">
        <w:rPr>
          <w:rFonts w:hint="eastAsia"/>
        </w:rPr>
        <w:t>有系統的在職訓練</w:t>
      </w:r>
    </w:p>
    <w:p w:rsidR="00BE36A9" w:rsidRPr="00CF53B9" w:rsidRDefault="00AF7EBC" w:rsidP="00391767">
      <w:pPr>
        <w:pStyle w:val="CMMI30"/>
        <w:rPr>
          <w:rFonts w:hint="eastAsia"/>
        </w:rPr>
      </w:pPr>
      <w:r w:rsidRPr="00CF53B9">
        <w:rPr>
          <w:rFonts w:hint="eastAsia"/>
        </w:rPr>
        <w:t>(六</w:t>
      </w:r>
      <w:r w:rsidR="003F2713">
        <w:rPr>
          <w:rFonts w:hint="eastAsia"/>
        </w:rPr>
        <w:t>)</w:t>
      </w:r>
      <w:r w:rsidR="00BE36A9" w:rsidRPr="00CF53B9">
        <w:rPr>
          <w:rFonts w:hint="eastAsia"/>
        </w:rPr>
        <w:t>e-learning</w:t>
      </w:r>
    </w:p>
    <w:p w:rsidR="00BE36A9" w:rsidRPr="00CF53B9" w:rsidRDefault="00BE36A9" w:rsidP="002D6BD3">
      <w:pPr>
        <w:pStyle w:val="CMMI3"/>
        <w:rPr>
          <w:rFonts w:hint="eastAsia"/>
        </w:rPr>
      </w:pPr>
      <w:smartTag w:uri="urn:schemas-microsoft-com:office:smarttags" w:element="chsdate">
        <w:smartTagPr>
          <w:attr w:name="IsROCDate" w:val="False"/>
          <w:attr w:name="IsLunarDate" w:val="False"/>
          <w:attr w:name="Day" w:val="30"/>
          <w:attr w:name="Month" w:val="12"/>
          <w:attr w:name="Year" w:val="1899"/>
        </w:smartTagPr>
        <w:r w:rsidRPr="00CF53B9">
          <w:rPr>
            <w:rFonts w:hint="eastAsia"/>
          </w:rPr>
          <w:t>5.3.</w:t>
        </w:r>
        <w:r w:rsidRPr="00CF53B9">
          <w:t>2</w:t>
        </w:r>
      </w:smartTag>
      <w:r w:rsidRPr="00CF53B9">
        <w:t>.</w:t>
      </w:r>
      <w:r w:rsidRPr="00CF53B9">
        <w:rPr>
          <w:rFonts w:hint="eastAsia"/>
        </w:rPr>
        <w:t>2發展或取得訓練教材</w:t>
      </w:r>
    </w:p>
    <w:p w:rsidR="00BE36A9" w:rsidRPr="00CF53B9" w:rsidRDefault="00BE36A9" w:rsidP="00391767">
      <w:pPr>
        <w:pStyle w:val="CMMI30"/>
        <w:rPr>
          <w:rFonts w:hint="eastAsia"/>
        </w:rPr>
      </w:pPr>
      <w:r w:rsidRPr="00CF53B9">
        <w:rPr>
          <w:rFonts w:hint="eastAsia"/>
        </w:rPr>
        <w:t>發展訓練教材的程序如下：</w:t>
      </w:r>
    </w:p>
    <w:p w:rsidR="00BE36A9" w:rsidRPr="00CF53B9" w:rsidRDefault="00AF7EBC" w:rsidP="00391767">
      <w:pPr>
        <w:pStyle w:val="CMMI30"/>
        <w:rPr>
          <w:rFonts w:hint="eastAsia"/>
        </w:rPr>
      </w:pPr>
      <w:r w:rsidRPr="00CF53B9">
        <w:rPr>
          <w:rFonts w:hint="eastAsia"/>
        </w:rPr>
        <w:t>(一)</w:t>
      </w:r>
      <w:r w:rsidR="00BE36A9" w:rsidRPr="00CF53B9">
        <w:rPr>
          <w:rFonts w:hint="eastAsia"/>
        </w:rPr>
        <w:t>決定課程需求</w:t>
      </w:r>
    </w:p>
    <w:p w:rsidR="00BE36A9" w:rsidRPr="00CF53B9" w:rsidRDefault="00AF7EBC" w:rsidP="00391767">
      <w:pPr>
        <w:pStyle w:val="CMMI30"/>
        <w:rPr>
          <w:rFonts w:hint="eastAsia"/>
        </w:rPr>
      </w:pPr>
      <w:r w:rsidRPr="00CF53B9">
        <w:rPr>
          <w:rFonts w:hint="eastAsia"/>
        </w:rPr>
        <w:t>(二)</w:t>
      </w:r>
      <w:r w:rsidR="00BE36A9" w:rsidRPr="00CF53B9">
        <w:rPr>
          <w:rFonts w:hint="eastAsia"/>
        </w:rPr>
        <w:t>進行課程設計</w:t>
      </w:r>
    </w:p>
    <w:p w:rsidR="00BE36A9" w:rsidRPr="00CF53B9" w:rsidRDefault="00AF7EBC" w:rsidP="00391767">
      <w:pPr>
        <w:pStyle w:val="CMMI30"/>
        <w:rPr>
          <w:rFonts w:hint="eastAsia"/>
        </w:rPr>
      </w:pPr>
      <w:r w:rsidRPr="00CF53B9">
        <w:rPr>
          <w:rFonts w:hint="eastAsia"/>
        </w:rPr>
        <w:t>(三)</w:t>
      </w:r>
      <w:r w:rsidR="00BE36A9" w:rsidRPr="00CF53B9">
        <w:rPr>
          <w:rFonts w:hint="eastAsia"/>
        </w:rPr>
        <w:t>發展或取得課程教材</w:t>
      </w:r>
    </w:p>
    <w:p w:rsidR="00BE36A9" w:rsidRPr="00CF53B9" w:rsidRDefault="00BE36A9" w:rsidP="002D6BD3">
      <w:pPr>
        <w:pStyle w:val="CMMI3"/>
        <w:rPr>
          <w:rFonts w:hint="eastAsia"/>
        </w:rPr>
      </w:pPr>
      <w:smartTag w:uri="urn:schemas-microsoft-com:office:smarttags" w:element="chsdate">
        <w:smartTagPr>
          <w:attr w:name="IsROCDate" w:val="False"/>
          <w:attr w:name="IsLunarDate" w:val="False"/>
          <w:attr w:name="Day" w:val="30"/>
          <w:attr w:name="Month" w:val="12"/>
          <w:attr w:name="Year" w:val="1899"/>
        </w:smartTagPr>
        <w:r w:rsidRPr="00CF53B9">
          <w:rPr>
            <w:rFonts w:hint="eastAsia"/>
          </w:rPr>
          <w:t>5.3.</w:t>
        </w:r>
        <w:r w:rsidRPr="00CF53B9">
          <w:t>2</w:t>
        </w:r>
      </w:smartTag>
      <w:r w:rsidRPr="00CF53B9">
        <w:t>.</w:t>
      </w:r>
      <w:r w:rsidRPr="00CF53B9">
        <w:rPr>
          <w:rFonts w:hint="eastAsia"/>
        </w:rPr>
        <w:t>3</w:t>
      </w:r>
      <w:r w:rsidRPr="00CF53B9">
        <w:rPr>
          <w:rFonts w:hint="eastAsia"/>
          <w:szCs w:val="26"/>
        </w:rPr>
        <w:t>遴選內外部講師</w:t>
      </w:r>
    </w:p>
    <w:p w:rsidR="00BE36A9" w:rsidRPr="00CF53B9" w:rsidRDefault="007D50DF" w:rsidP="00391767">
      <w:pPr>
        <w:pStyle w:val="CMMI30"/>
        <w:rPr>
          <w:rFonts w:hint="eastAsia"/>
        </w:rPr>
      </w:pPr>
      <w:r w:rsidRPr="00CF53B9">
        <w:rPr>
          <w:rFonts w:hint="eastAsia"/>
        </w:rPr>
        <w:t>人力資源處</w:t>
      </w:r>
      <w:r w:rsidR="00BE36A9" w:rsidRPr="00CF53B9">
        <w:rPr>
          <w:rFonts w:hint="eastAsia"/>
        </w:rPr>
        <w:t>負責建立組織內部講師培育系統，以及外訓機構或外部講師遴選作業。</w:t>
      </w:r>
    </w:p>
    <w:p w:rsidR="00BE36A9" w:rsidRPr="00CF53B9" w:rsidRDefault="00BE36A9" w:rsidP="00391767">
      <w:pPr>
        <w:pStyle w:val="CMMI30"/>
        <w:rPr>
          <w:rFonts w:hint="eastAsia"/>
        </w:rPr>
      </w:pPr>
      <w:r w:rsidRPr="00CF53B9">
        <w:rPr>
          <w:rFonts w:hint="eastAsia"/>
        </w:rPr>
        <w:t>內部講師：為確保由組織內部尋找的講師具備必須的知識與教學技能，可依據『內部講師管理作業程序』辦理。</w:t>
      </w:r>
    </w:p>
    <w:p w:rsidR="00BE36A9" w:rsidRPr="00CF53B9" w:rsidRDefault="00BE36A9" w:rsidP="00391767">
      <w:pPr>
        <w:pStyle w:val="CMMI30"/>
        <w:rPr>
          <w:rFonts w:ascii="Times New Roman"/>
        </w:rPr>
      </w:pPr>
      <w:r w:rsidRPr="00CF53B9">
        <w:rPr>
          <w:rFonts w:hint="eastAsia"/>
        </w:rPr>
        <w:t>外部講師：若是由外部機構提供訓練，依據『外部講師管理作業程序』辦理。</w:t>
      </w:r>
    </w:p>
    <w:p w:rsidR="00BE36A9" w:rsidRPr="00CF53B9" w:rsidRDefault="00BE36A9">
      <w:pPr>
        <w:pStyle w:val="CMMI2"/>
        <w:spacing w:before="90"/>
        <w:ind w:left="480"/>
        <w:rPr>
          <w:rFonts w:hint="eastAsia"/>
          <w:color w:val="000000"/>
        </w:rPr>
      </w:pPr>
      <w:smartTag w:uri="urn:schemas-microsoft-com:office:smarttags" w:element="chsdate">
        <w:smartTagPr>
          <w:attr w:name="IsROCDate" w:val="False"/>
          <w:attr w:name="IsLunarDate" w:val="False"/>
          <w:attr w:name="Day" w:val="30"/>
          <w:attr w:name="Month" w:val="12"/>
          <w:attr w:name="Year" w:val="1899"/>
        </w:smartTagPr>
        <w:r w:rsidRPr="00CF53B9">
          <w:rPr>
            <w:rFonts w:hint="eastAsia"/>
            <w:color w:val="000000"/>
          </w:rPr>
          <w:t>5.3.3</w:t>
        </w:r>
      </w:smartTag>
      <w:r w:rsidRPr="00CF53B9">
        <w:rPr>
          <w:rFonts w:hint="eastAsia"/>
          <w:color w:val="000000"/>
        </w:rPr>
        <w:t>訓練執行</w:t>
      </w:r>
    </w:p>
    <w:p w:rsidR="00BE36A9" w:rsidRPr="00CF53B9" w:rsidRDefault="007D50DF" w:rsidP="002D6BD3">
      <w:pPr>
        <w:pStyle w:val="CMMI3"/>
        <w:rPr>
          <w:rFonts w:hint="eastAsia"/>
        </w:rPr>
      </w:pPr>
      <w:r w:rsidRPr="00CF53B9">
        <w:rPr>
          <w:rFonts w:hint="eastAsia"/>
        </w:rPr>
        <w:t>人力資源處</w:t>
      </w:r>
      <w:r w:rsidR="00BE36A9" w:rsidRPr="00CF53B9">
        <w:rPr>
          <w:rFonts w:hint="eastAsia"/>
        </w:rPr>
        <w:t>須執行訓練前的準備、</w:t>
      </w:r>
      <w:r w:rsidR="00BE36A9" w:rsidRPr="00CF53B9">
        <w:t>訓練過程的</w:t>
      </w:r>
      <w:r w:rsidR="00BE36A9" w:rsidRPr="00CF53B9">
        <w:rPr>
          <w:rFonts w:hint="eastAsia"/>
        </w:rPr>
        <w:t>執行，以及訓練後的評估，以</w:t>
      </w:r>
    </w:p>
    <w:p w:rsidR="00BE36A9" w:rsidRPr="00CF53B9" w:rsidRDefault="00BE36A9" w:rsidP="002D6BD3">
      <w:pPr>
        <w:pStyle w:val="CMMI3"/>
        <w:rPr>
          <w:rFonts w:hint="eastAsia"/>
        </w:rPr>
      </w:pPr>
      <w:r w:rsidRPr="00CF53B9">
        <w:rPr>
          <w:rFonts w:hint="eastAsia"/>
        </w:rPr>
        <w:t>便確實達成訓練目標。</w:t>
      </w:r>
    </w:p>
    <w:p w:rsidR="00BE36A9" w:rsidRPr="00CF53B9" w:rsidRDefault="00BE36A9" w:rsidP="002D6BD3">
      <w:pPr>
        <w:pStyle w:val="CMMI3"/>
        <w:rPr>
          <w:rFonts w:hint="eastAsia"/>
        </w:rPr>
      </w:pPr>
      <w:smartTag w:uri="urn:schemas-microsoft-com:office:smarttags" w:element="chsdate">
        <w:smartTagPr>
          <w:attr w:name="IsROCDate" w:val="False"/>
          <w:attr w:name="IsLunarDate" w:val="False"/>
          <w:attr w:name="Day" w:val="30"/>
          <w:attr w:name="Month" w:val="12"/>
          <w:attr w:name="Year" w:val="1899"/>
        </w:smartTagPr>
        <w:r w:rsidRPr="00CF53B9">
          <w:rPr>
            <w:rFonts w:hint="eastAsia"/>
          </w:rPr>
          <w:t>5.</w:t>
        </w:r>
        <w:r w:rsidRPr="00CF53B9">
          <w:t>3</w:t>
        </w:r>
        <w:r w:rsidRPr="00CF53B9">
          <w:rPr>
            <w:rFonts w:hint="eastAsia"/>
          </w:rPr>
          <w:t>.</w:t>
        </w:r>
        <w:r w:rsidRPr="00CF53B9">
          <w:t>3</w:t>
        </w:r>
      </w:smartTag>
      <w:r w:rsidRPr="00CF53B9">
        <w:t>.</w:t>
      </w:r>
      <w:r w:rsidRPr="00CF53B9">
        <w:rPr>
          <w:rFonts w:hint="eastAsia"/>
        </w:rPr>
        <w:t>1準備訓練</w:t>
      </w:r>
    </w:p>
    <w:p w:rsidR="00BE36A9" w:rsidRPr="00CF53B9" w:rsidRDefault="00AF7EBC" w:rsidP="00391767">
      <w:pPr>
        <w:pStyle w:val="CMMI30"/>
      </w:pPr>
      <w:r w:rsidRPr="00CF53B9">
        <w:rPr>
          <w:rFonts w:hint="eastAsia"/>
        </w:rPr>
        <w:t>(一)</w:t>
      </w:r>
      <w:r w:rsidR="00BE36A9" w:rsidRPr="00CF53B9">
        <w:rPr>
          <w:rFonts w:hint="eastAsia"/>
        </w:rPr>
        <w:t>選派學員</w:t>
      </w:r>
    </w:p>
    <w:p w:rsidR="00BE36A9" w:rsidRPr="00CF53B9" w:rsidRDefault="007D50DF" w:rsidP="00391767">
      <w:pPr>
        <w:pStyle w:val="CMMI30"/>
        <w:rPr>
          <w:rFonts w:ascii="Times New Roman" w:hint="eastAsia"/>
        </w:rPr>
      </w:pPr>
      <w:r w:rsidRPr="00CF53B9">
        <w:rPr>
          <w:rFonts w:hint="eastAsia"/>
        </w:rPr>
        <w:t>人力資源處</w:t>
      </w:r>
      <w:r w:rsidR="00BE36A9" w:rsidRPr="00CF53B9">
        <w:rPr>
          <w:rFonts w:hint="eastAsia"/>
        </w:rPr>
        <w:t>需依據「年度</w:t>
      </w:r>
      <w:r w:rsidR="00B31B15" w:rsidRPr="00CF53B9">
        <w:rPr>
          <w:rFonts w:hint="eastAsia"/>
        </w:rPr>
        <w:t>組織訓練</w:t>
      </w:r>
      <w:r w:rsidR="00BE36A9" w:rsidRPr="00CF53B9">
        <w:rPr>
          <w:rFonts w:hint="eastAsia"/>
        </w:rPr>
        <w:t>計畫」，與主管共同討論及決定受訓人員</w:t>
      </w:r>
      <w:r w:rsidR="00BE36A9" w:rsidRPr="00CF53B9">
        <w:rPr>
          <w:rFonts w:ascii="Times New Roman"/>
        </w:rPr>
        <w:t>。</w:t>
      </w:r>
      <w:r w:rsidR="00BE36A9" w:rsidRPr="00CF53B9">
        <w:rPr>
          <w:rFonts w:ascii="Times New Roman" w:hint="eastAsia"/>
        </w:rPr>
        <w:t>決定受訓人員時，需</w:t>
      </w:r>
      <w:r w:rsidR="001F18C6">
        <w:rPr>
          <w:rFonts w:ascii="Times New Roman" w:hint="eastAsia"/>
        </w:rPr>
        <w:t>對</w:t>
      </w:r>
      <w:r w:rsidR="00BE36A9" w:rsidRPr="00CF53B9">
        <w:rPr>
          <w:rFonts w:ascii="Times New Roman" w:hint="eastAsia"/>
        </w:rPr>
        <w:t>照</w:t>
      </w:r>
      <w:r w:rsidR="001F18C6" w:rsidRPr="00F12302">
        <w:rPr>
          <w:rFonts w:ascii="Times New Roman" w:hint="eastAsia"/>
          <w:color w:val="FF0000"/>
        </w:rPr>
        <w:t>受</w:t>
      </w:r>
      <w:r w:rsidR="001F18C6" w:rsidRPr="00F12302">
        <w:rPr>
          <w:rFonts w:ascii="Times New Roman"/>
          <w:color w:val="FF0000"/>
        </w:rPr>
        <w:t>訓人員</w:t>
      </w:r>
      <w:r w:rsidR="00F12302" w:rsidRPr="00F12302">
        <w:rPr>
          <w:rFonts w:hint="eastAsia"/>
          <w:color w:val="FF0000"/>
        </w:rPr>
        <w:t>MES員</w:t>
      </w:r>
      <w:r w:rsidR="00F12302" w:rsidRPr="00F12302">
        <w:rPr>
          <w:color w:val="FF0000"/>
        </w:rPr>
        <w:t>工服務系統</w:t>
      </w:r>
      <w:r w:rsidR="00F12302" w:rsidRPr="00F12302">
        <w:rPr>
          <w:rFonts w:hint="eastAsia"/>
          <w:color w:val="FF0000"/>
        </w:rPr>
        <w:t>\</w:t>
      </w:r>
      <w:r w:rsidR="00F12302">
        <w:rPr>
          <w:rFonts w:hint="eastAsia"/>
          <w:color w:val="FF0000"/>
        </w:rPr>
        <w:t>個</w:t>
      </w:r>
      <w:r w:rsidR="00440FBD" w:rsidRPr="00F12302">
        <w:rPr>
          <w:rFonts w:ascii="Times New Roman" w:hint="eastAsia"/>
          <w:color w:val="FF0000"/>
        </w:rPr>
        <w:t>人資料表</w:t>
      </w:r>
      <w:r w:rsidR="00F12302">
        <w:rPr>
          <w:rFonts w:ascii="Times New Roman" w:hint="eastAsia"/>
          <w:color w:val="FF0000"/>
        </w:rPr>
        <w:t>以</w:t>
      </w:r>
      <w:r w:rsidR="001F18C6" w:rsidRPr="00F12302">
        <w:rPr>
          <w:rFonts w:ascii="Times New Roman" w:hint="eastAsia"/>
          <w:color w:val="FF0000"/>
        </w:rPr>
        <w:t>及</w:t>
      </w:r>
      <w:r w:rsidR="00BE36A9" w:rsidRPr="00CF53B9">
        <w:rPr>
          <w:rFonts w:ascii="Times New Roman" w:hint="eastAsia"/>
        </w:rPr>
        <w:t>考慮下列項目：</w:t>
      </w:r>
    </w:p>
    <w:p w:rsidR="00BE36A9" w:rsidRPr="00CF53B9" w:rsidRDefault="006F7B5D" w:rsidP="00F56A34">
      <w:pPr>
        <w:pStyle w:val="CMMI30"/>
        <w:rPr>
          <w:rFonts w:hint="eastAsia"/>
        </w:rPr>
      </w:pPr>
      <w:r w:rsidRPr="00CF53B9">
        <w:rPr>
          <w:rFonts w:hint="eastAsia"/>
        </w:rPr>
        <w:t xml:space="preserve">  </w:t>
      </w:r>
      <w:r w:rsidR="000D5277" w:rsidRPr="00CF53B9">
        <w:rPr>
          <w:rFonts w:hint="eastAsia"/>
        </w:rPr>
        <w:t>．</w:t>
      </w:r>
      <w:r w:rsidR="00BE36A9" w:rsidRPr="00CF53B9">
        <w:rPr>
          <w:rFonts w:hint="eastAsia"/>
        </w:rPr>
        <w:t>參與受訓的人員背景</w:t>
      </w:r>
    </w:p>
    <w:p w:rsidR="00BE36A9" w:rsidRPr="00CF53B9" w:rsidRDefault="006F7B5D" w:rsidP="00391767">
      <w:pPr>
        <w:pStyle w:val="CMMI30"/>
        <w:rPr>
          <w:rFonts w:hint="eastAsia"/>
        </w:rPr>
      </w:pPr>
      <w:r w:rsidRPr="00CF53B9">
        <w:rPr>
          <w:rFonts w:hint="eastAsia"/>
        </w:rPr>
        <w:t xml:space="preserve">  </w:t>
      </w:r>
      <w:r w:rsidR="000D5277" w:rsidRPr="00CF53B9">
        <w:rPr>
          <w:rFonts w:hint="eastAsia"/>
        </w:rPr>
        <w:t>．</w:t>
      </w:r>
      <w:r w:rsidR="00BE36A9" w:rsidRPr="00CF53B9">
        <w:rPr>
          <w:rFonts w:hint="eastAsia"/>
        </w:rPr>
        <w:t>受訓人員必備的資格</w:t>
      </w:r>
    </w:p>
    <w:p w:rsidR="00BE36A9" w:rsidRPr="00CF53B9" w:rsidRDefault="006F7B5D" w:rsidP="00391767">
      <w:pPr>
        <w:pStyle w:val="CMMI30"/>
        <w:rPr>
          <w:rFonts w:hint="eastAsia"/>
        </w:rPr>
      </w:pPr>
      <w:r w:rsidRPr="00CF53B9">
        <w:rPr>
          <w:rFonts w:hint="eastAsia"/>
        </w:rPr>
        <w:t xml:space="preserve">  </w:t>
      </w:r>
      <w:r w:rsidR="000D5277" w:rsidRPr="00CF53B9">
        <w:rPr>
          <w:rFonts w:hint="eastAsia"/>
        </w:rPr>
        <w:t>．</w:t>
      </w:r>
      <w:r w:rsidR="00BE36A9" w:rsidRPr="00CF53B9">
        <w:rPr>
          <w:rFonts w:hint="eastAsia"/>
        </w:rPr>
        <w:t>為執行工作所需的技術與能力</w:t>
      </w:r>
    </w:p>
    <w:p w:rsidR="00BE36A9" w:rsidRPr="00CF53B9" w:rsidRDefault="006F7B5D" w:rsidP="00391767">
      <w:pPr>
        <w:pStyle w:val="CMMI30"/>
        <w:rPr>
          <w:rFonts w:hint="eastAsia"/>
        </w:rPr>
      </w:pPr>
      <w:r w:rsidRPr="00CF53B9">
        <w:rPr>
          <w:rFonts w:hint="eastAsia"/>
        </w:rPr>
        <w:t xml:space="preserve">  </w:t>
      </w:r>
      <w:r w:rsidR="000D5277" w:rsidRPr="00CF53B9">
        <w:rPr>
          <w:rFonts w:hint="eastAsia"/>
        </w:rPr>
        <w:t>．</w:t>
      </w:r>
      <w:r w:rsidR="00BE36A9" w:rsidRPr="00CF53B9">
        <w:rPr>
          <w:rFonts w:hint="eastAsia"/>
        </w:rPr>
        <w:t>跨專業領域的技術管理，包括專案管理訓練</w:t>
      </w:r>
    </w:p>
    <w:p w:rsidR="00BE36A9" w:rsidRPr="00CF53B9" w:rsidRDefault="006F7B5D" w:rsidP="00391767">
      <w:pPr>
        <w:pStyle w:val="CMMI30"/>
        <w:rPr>
          <w:rFonts w:hint="eastAsia"/>
        </w:rPr>
      </w:pPr>
      <w:r w:rsidRPr="00CF53B9">
        <w:rPr>
          <w:rFonts w:hint="eastAsia"/>
        </w:rPr>
        <w:t xml:space="preserve">  </w:t>
      </w:r>
      <w:r w:rsidR="000D5277" w:rsidRPr="00CF53B9">
        <w:rPr>
          <w:rFonts w:hint="eastAsia"/>
        </w:rPr>
        <w:t>．</w:t>
      </w:r>
      <w:r w:rsidR="00BE36A9" w:rsidRPr="00CF53B9">
        <w:rPr>
          <w:rFonts w:hint="eastAsia"/>
        </w:rPr>
        <w:t>管理人員接受訓練的必要性</w:t>
      </w:r>
    </w:p>
    <w:p w:rsidR="00BE36A9" w:rsidRPr="00CF53B9" w:rsidRDefault="006F7B5D" w:rsidP="00391767">
      <w:pPr>
        <w:pStyle w:val="CMMI30"/>
        <w:rPr>
          <w:rFonts w:hint="eastAsia"/>
        </w:rPr>
      </w:pPr>
      <w:r w:rsidRPr="00CF53B9">
        <w:rPr>
          <w:rFonts w:hint="eastAsia"/>
        </w:rPr>
        <w:t xml:space="preserve">  </w:t>
      </w:r>
      <w:r w:rsidR="000D5277" w:rsidRPr="00CF53B9">
        <w:rPr>
          <w:rFonts w:hint="eastAsia"/>
        </w:rPr>
        <w:t>．</w:t>
      </w:r>
      <w:r w:rsidR="00BE36A9" w:rsidRPr="00CF53B9">
        <w:rPr>
          <w:rFonts w:hint="eastAsia"/>
        </w:rPr>
        <w:t>品質管理、建構管理與其他相關的支援功能的訓練需求</w:t>
      </w:r>
    </w:p>
    <w:p w:rsidR="00BE36A9" w:rsidRPr="00CF53B9" w:rsidRDefault="006F7B5D" w:rsidP="00391767">
      <w:pPr>
        <w:pStyle w:val="CMMI30"/>
        <w:rPr>
          <w:rFonts w:hint="eastAsia"/>
        </w:rPr>
      </w:pPr>
      <w:r w:rsidRPr="00CF53B9">
        <w:rPr>
          <w:rFonts w:hint="eastAsia"/>
        </w:rPr>
        <w:t xml:space="preserve">  </w:t>
      </w:r>
      <w:r w:rsidR="000D5277" w:rsidRPr="00CF53B9">
        <w:rPr>
          <w:rFonts w:hint="eastAsia"/>
        </w:rPr>
        <w:t>．</w:t>
      </w:r>
      <w:r w:rsidR="00BE36A9" w:rsidRPr="00CF53B9">
        <w:rPr>
          <w:rFonts w:hint="eastAsia"/>
        </w:rPr>
        <w:t>人員對關鍵功能領域能夠勝任的程度</w:t>
      </w:r>
    </w:p>
    <w:p w:rsidR="00BE36A9" w:rsidRPr="00CF53B9" w:rsidRDefault="006F7B5D" w:rsidP="00391767">
      <w:pPr>
        <w:pStyle w:val="CMMI30"/>
        <w:rPr>
          <w:rFonts w:hint="eastAsia"/>
        </w:rPr>
      </w:pPr>
      <w:r w:rsidRPr="00CF53B9">
        <w:rPr>
          <w:rFonts w:hint="eastAsia"/>
        </w:rPr>
        <w:t xml:space="preserve">  </w:t>
      </w:r>
      <w:r w:rsidR="000D5277" w:rsidRPr="00CF53B9">
        <w:rPr>
          <w:rFonts w:hint="eastAsia"/>
        </w:rPr>
        <w:t>．</w:t>
      </w:r>
      <w:r w:rsidR="00BE36A9" w:rsidRPr="00CF53B9">
        <w:rPr>
          <w:rFonts w:hint="eastAsia"/>
        </w:rPr>
        <w:t>特定訓練項目可免訓的人員</w:t>
      </w:r>
    </w:p>
    <w:p w:rsidR="00BE36A9" w:rsidRPr="00CF53B9" w:rsidRDefault="00BE36A9" w:rsidP="00391767">
      <w:pPr>
        <w:pStyle w:val="CMMI30"/>
        <w:rPr>
          <w:rFonts w:hint="eastAsia"/>
        </w:rPr>
      </w:pPr>
      <w:r w:rsidRPr="00CF53B9">
        <w:rPr>
          <w:rFonts w:hint="eastAsia"/>
        </w:rPr>
        <w:t>針對特定訓練項目可免訓的人員，需填寫</w:t>
      </w:r>
      <w:r w:rsidR="00EB5D46">
        <w:rPr>
          <w:rFonts w:hint="eastAsia"/>
        </w:rPr>
        <w:t>附</w:t>
      </w:r>
      <w:r w:rsidR="00EB5D46">
        <w:t>件</w:t>
      </w:r>
      <w:r w:rsidR="00EB5D46">
        <w:rPr>
          <w:rFonts w:hint="eastAsia"/>
        </w:rPr>
        <w:t>1</w:t>
      </w:r>
      <w:r w:rsidR="00EB5D46">
        <w:t>0.5</w:t>
      </w:r>
      <w:r w:rsidR="007734B4" w:rsidRPr="00CF53B9">
        <w:rPr>
          <w:rFonts w:hint="eastAsia"/>
        </w:rPr>
        <w:t>“</w:t>
      </w:r>
      <w:r w:rsidRPr="00CF53B9">
        <w:rPr>
          <w:rFonts w:ascii="Times New Roman" w:hint="eastAsia"/>
        </w:rPr>
        <w:t>學員免訓申請表</w:t>
      </w:r>
      <w:r w:rsidR="007734B4" w:rsidRPr="00CF53B9">
        <w:rPr>
          <w:rFonts w:hint="eastAsia"/>
        </w:rPr>
        <w:t>”</w:t>
      </w:r>
      <w:r w:rsidR="002F3E55">
        <w:rPr>
          <w:rFonts w:ascii="Times New Roman" w:hint="eastAsia"/>
        </w:rPr>
        <w:t>，</w:t>
      </w:r>
      <w:r w:rsidRPr="00CF53B9">
        <w:rPr>
          <w:rFonts w:hint="eastAsia"/>
        </w:rPr>
        <w:t>並載明免訓之原由及期間，呈事業群最高主管核可，始得生效。</w:t>
      </w:r>
    </w:p>
    <w:p w:rsidR="00BE36A9" w:rsidRPr="00CF53B9" w:rsidRDefault="00BE36A9" w:rsidP="00391767">
      <w:pPr>
        <w:pStyle w:val="CMMI30"/>
        <w:rPr>
          <w:rFonts w:hint="eastAsia"/>
        </w:rPr>
      </w:pPr>
      <w:r w:rsidRPr="00CF53B9">
        <w:rPr>
          <w:rFonts w:hint="eastAsia"/>
        </w:rPr>
        <w:t>此外，專案經理需配合專案工作需要特定知識或技能的時程，來安排人員訓練，將人員預計訓練時間、項目及目標排入專案的訓練計畫中。詳參『制定與維護專案計畫』應受訓練人員章節。</w:t>
      </w:r>
    </w:p>
    <w:p w:rsidR="00BE36A9" w:rsidRPr="00CF53B9" w:rsidRDefault="00AF7EBC" w:rsidP="00391767">
      <w:pPr>
        <w:pStyle w:val="CMMI30"/>
        <w:rPr>
          <w:rFonts w:hint="eastAsia"/>
        </w:rPr>
      </w:pPr>
      <w:r w:rsidRPr="00CF53B9">
        <w:rPr>
          <w:rFonts w:hint="eastAsia"/>
        </w:rPr>
        <w:t>(二)</w:t>
      </w:r>
      <w:r w:rsidR="00BE36A9" w:rsidRPr="00CF53B9">
        <w:rPr>
          <w:rFonts w:hint="eastAsia"/>
        </w:rPr>
        <w:t>準備訓練設備</w:t>
      </w:r>
    </w:p>
    <w:p w:rsidR="00BE36A9" w:rsidRPr="00CF53B9" w:rsidRDefault="00BE36A9" w:rsidP="00391767">
      <w:pPr>
        <w:pStyle w:val="CMMI30"/>
        <w:rPr>
          <w:rFonts w:ascii="Times New Roman" w:hint="eastAsia"/>
        </w:rPr>
      </w:pPr>
      <w:r w:rsidRPr="00CF53B9">
        <w:rPr>
          <w:rFonts w:hint="eastAsia"/>
        </w:rPr>
        <w:t>準備訓練設施需考慮環境舒適性、訓練教材容易顯</w:t>
      </w:r>
      <w:r w:rsidRPr="00CF53B9">
        <w:rPr>
          <w:rFonts w:ascii="Times New Roman"/>
        </w:rPr>
        <w:t>(</w:t>
      </w:r>
      <w:r w:rsidRPr="00CF53B9">
        <w:rPr>
          <w:rFonts w:hint="eastAsia"/>
        </w:rPr>
        <w:t>展</w:t>
      </w:r>
      <w:r w:rsidRPr="00CF53B9">
        <w:t>)</w:t>
      </w:r>
      <w:r w:rsidRPr="00CF53B9">
        <w:rPr>
          <w:rFonts w:hint="eastAsia"/>
        </w:rPr>
        <w:t>示</w:t>
      </w:r>
      <w:r w:rsidRPr="00CF53B9">
        <w:rPr>
          <w:rFonts w:ascii="Times New Roman"/>
        </w:rPr>
        <w:t>，</w:t>
      </w:r>
      <w:r w:rsidRPr="00CF53B9">
        <w:rPr>
          <w:rFonts w:ascii="Times New Roman" w:hint="eastAsia"/>
        </w:rPr>
        <w:t>以及噪音控制等。</w:t>
      </w:r>
    </w:p>
    <w:p w:rsidR="00BE36A9" w:rsidRPr="00CF53B9" w:rsidRDefault="00AF7EBC" w:rsidP="00391767">
      <w:pPr>
        <w:pStyle w:val="CMMI30"/>
        <w:rPr>
          <w:rFonts w:hint="eastAsia"/>
        </w:rPr>
      </w:pPr>
      <w:r w:rsidRPr="00CF53B9">
        <w:rPr>
          <w:rFonts w:hint="eastAsia"/>
        </w:rPr>
        <w:t>(三)</w:t>
      </w:r>
      <w:r w:rsidR="00BE36A9" w:rsidRPr="00CF53B9">
        <w:rPr>
          <w:rFonts w:hint="eastAsia"/>
        </w:rPr>
        <w:t>聘請講師</w:t>
      </w:r>
    </w:p>
    <w:p w:rsidR="00BE36A9" w:rsidRPr="00CF53B9" w:rsidRDefault="00BE36A9" w:rsidP="00391767">
      <w:pPr>
        <w:pStyle w:val="CMMI30"/>
        <w:rPr>
          <w:rFonts w:hint="eastAsia"/>
        </w:rPr>
      </w:pPr>
      <w:r w:rsidRPr="00CF53B9">
        <w:rPr>
          <w:rFonts w:hint="eastAsia"/>
        </w:rPr>
        <w:t>依據講師清單及預計上課時程聘請講師。</w:t>
      </w:r>
    </w:p>
    <w:p w:rsidR="00BE36A9" w:rsidRPr="00CF53B9" w:rsidRDefault="00BE36A9" w:rsidP="002D6BD3">
      <w:pPr>
        <w:pStyle w:val="CMMI3"/>
      </w:pPr>
      <w:smartTag w:uri="urn:schemas-microsoft-com:office:smarttags" w:element="chsdate">
        <w:smartTagPr>
          <w:attr w:name="IsROCDate" w:val="False"/>
          <w:attr w:name="IsLunarDate" w:val="False"/>
          <w:attr w:name="Day" w:val="30"/>
          <w:attr w:name="Month" w:val="12"/>
          <w:attr w:name="Year" w:val="1899"/>
        </w:smartTagPr>
        <w:r w:rsidRPr="00CF53B9">
          <w:rPr>
            <w:rFonts w:hint="eastAsia"/>
          </w:rPr>
          <w:t>5.3.</w:t>
        </w:r>
        <w:r w:rsidRPr="00CF53B9">
          <w:t>3</w:t>
        </w:r>
      </w:smartTag>
      <w:r w:rsidRPr="00CF53B9">
        <w:t>.</w:t>
      </w:r>
      <w:r w:rsidRPr="00CF53B9">
        <w:rPr>
          <w:rFonts w:hint="eastAsia"/>
        </w:rPr>
        <w:t>2執行訓練</w:t>
      </w:r>
      <w:r w:rsidRPr="00CF53B9">
        <w:t xml:space="preserve"> (SP2.1)</w:t>
      </w:r>
    </w:p>
    <w:p w:rsidR="00BE36A9" w:rsidRPr="00CF53B9" w:rsidRDefault="00AF7EBC" w:rsidP="00391767">
      <w:pPr>
        <w:pStyle w:val="CMMI30"/>
      </w:pPr>
      <w:r w:rsidRPr="00CF53B9">
        <w:rPr>
          <w:rFonts w:hint="eastAsia"/>
        </w:rPr>
        <w:t>(一)</w:t>
      </w:r>
      <w:r w:rsidR="00BE36A9" w:rsidRPr="00CF53B9">
        <w:rPr>
          <w:rFonts w:hint="eastAsia"/>
        </w:rPr>
        <w:t>內部訓練</w:t>
      </w:r>
    </w:p>
    <w:p w:rsidR="00075BA8" w:rsidRPr="00F56A34" w:rsidRDefault="00075BA8" w:rsidP="00391767">
      <w:pPr>
        <w:pStyle w:val="CMMI30"/>
        <w:rPr>
          <w:color w:val="FF0000"/>
        </w:rPr>
      </w:pPr>
      <w:r w:rsidRPr="00F56A34">
        <w:rPr>
          <w:rFonts w:hint="eastAsia"/>
          <w:color w:val="FF0000"/>
        </w:rPr>
        <w:t>(1)內部訓練須在開課3天</w:t>
      </w:r>
      <w:r w:rsidR="00812136" w:rsidRPr="00F56A34">
        <w:rPr>
          <w:rFonts w:hint="eastAsia"/>
          <w:color w:val="FF0000"/>
        </w:rPr>
        <w:t>前</w:t>
      </w:r>
      <w:r w:rsidRPr="00F56A34">
        <w:rPr>
          <w:rFonts w:hint="eastAsia"/>
          <w:color w:val="FF0000"/>
        </w:rPr>
        <w:t>上</w:t>
      </w:r>
      <w:r w:rsidR="00286A08">
        <w:rPr>
          <w:rFonts w:hint="eastAsia"/>
          <w:color w:val="FF0000"/>
        </w:rPr>
        <w:t>於</w:t>
      </w:r>
      <w:r w:rsidR="00286A08" w:rsidRPr="00F12302">
        <w:rPr>
          <w:rFonts w:hint="eastAsia"/>
          <w:color w:val="FF0000"/>
        </w:rPr>
        <w:t>MES員</w:t>
      </w:r>
      <w:r w:rsidR="00286A08" w:rsidRPr="00F12302">
        <w:rPr>
          <w:color w:val="FF0000"/>
        </w:rPr>
        <w:t>工服務系統</w:t>
      </w:r>
      <w:r w:rsidR="00286A08" w:rsidRPr="00F12302">
        <w:rPr>
          <w:rFonts w:hint="eastAsia"/>
          <w:color w:val="FF0000"/>
        </w:rPr>
        <w:t>\【</w:t>
      </w:r>
      <w:r w:rsidR="00286A08" w:rsidRPr="00F12302">
        <w:rPr>
          <w:color w:val="FF0000"/>
        </w:rPr>
        <w:t>教</w:t>
      </w:r>
      <w:r w:rsidRPr="00F12302">
        <w:rPr>
          <w:rFonts w:hint="eastAsia"/>
          <w:color w:val="FF0000"/>
        </w:rPr>
        <w:t>育訓練系統</w:t>
      </w:r>
      <w:r w:rsidR="00286A08" w:rsidRPr="00F12302">
        <w:rPr>
          <w:rFonts w:hint="eastAsia"/>
          <w:color w:val="FF0000"/>
        </w:rPr>
        <w:t>】</w:t>
      </w:r>
      <w:r w:rsidRPr="00F12302">
        <w:rPr>
          <w:rFonts w:hint="eastAsia"/>
          <w:color w:val="FF0000"/>
        </w:rPr>
        <w:t>申請</w:t>
      </w:r>
      <w:r w:rsidR="00286A08" w:rsidRPr="00F12302">
        <w:rPr>
          <w:rFonts w:hint="eastAsia"/>
          <w:color w:val="FF0000"/>
        </w:rPr>
        <w:t>(以</w:t>
      </w:r>
      <w:r w:rsidR="00286A08" w:rsidRPr="00F12302">
        <w:rPr>
          <w:color w:val="FF0000"/>
        </w:rPr>
        <w:t>下簡稱</w:t>
      </w:r>
      <w:r w:rsidR="00286A08" w:rsidRPr="00F12302">
        <w:rPr>
          <w:rFonts w:hint="eastAsia"/>
          <w:color w:val="FF0000"/>
        </w:rPr>
        <w:t>教</w:t>
      </w:r>
      <w:r w:rsidR="00286A08" w:rsidRPr="00F12302">
        <w:rPr>
          <w:color w:val="FF0000"/>
        </w:rPr>
        <w:t>育訓練系統</w:t>
      </w:r>
      <w:r w:rsidR="00286A08" w:rsidRPr="00F12302">
        <w:rPr>
          <w:rFonts w:hint="eastAsia"/>
          <w:color w:val="FF0000"/>
        </w:rPr>
        <w:t>)</w:t>
      </w:r>
      <w:r w:rsidRPr="00F56A34">
        <w:rPr>
          <w:rFonts w:hint="eastAsia"/>
          <w:color w:val="FF0000"/>
        </w:rPr>
        <w:t>。</w:t>
      </w:r>
    </w:p>
    <w:p w:rsidR="00075BA8" w:rsidRPr="00CF53B9" w:rsidRDefault="00075BA8" w:rsidP="00391767">
      <w:pPr>
        <w:pStyle w:val="CMMI30"/>
        <w:rPr>
          <w:rFonts w:hint="eastAsia"/>
        </w:rPr>
      </w:pPr>
      <w:r w:rsidRPr="00F56A34">
        <w:rPr>
          <w:rFonts w:hint="eastAsia"/>
          <w:color w:val="FF0000"/>
        </w:rPr>
        <w:t>(2)</w:t>
      </w:r>
      <w:r w:rsidR="00BE36A9" w:rsidRPr="00CF53B9">
        <w:rPr>
          <w:rFonts w:hint="eastAsia"/>
        </w:rPr>
        <w:t>訓練應由有經驗的講師執行。如果沒有特殊困難，訓練應在非常類似實際的執行情況下實施，包括活動的設計，也要模擬實際的工作情況，而用以發展能力的工具、方法及程序，也應予以整合。此外，訓練應與工作責任相結合，使在職活動或其他外來經驗，得以強化訓練成效。</w:t>
      </w:r>
    </w:p>
    <w:p w:rsidR="00BE36A9" w:rsidRPr="00CF53B9" w:rsidRDefault="00AF7EBC" w:rsidP="00391767">
      <w:pPr>
        <w:pStyle w:val="CMMI30"/>
        <w:rPr>
          <w:rFonts w:hint="eastAsia"/>
        </w:rPr>
      </w:pPr>
      <w:r w:rsidRPr="00CF53B9">
        <w:rPr>
          <w:rFonts w:hint="eastAsia"/>
        </w:rPr>
        <w:t>(二)</w:t>
      </w:r>
      <w:r w:rsidR="00BE36A9" w:rsidRPr="00CF53B9">
        <w:rPr>
          <w:rFonts w:hint="eastAsia"/>
        </w:rPr>
        <w:t>外部訓練</w:t>
      </w:r>
    </w:p>
    <w:p w:rsidR="00BE36A9" w:rsidRPr="00CF53B9" w:rsidRDefault="00BE36A9" w:rsidP="00391767">
      <w:pPr>
        <w:pStyle w:val="CMMI30"/>
        <w:rPr>
          <w:rFonts w:hint="eastAsia"/>
        </w:rPr>
      </w:pPr>
      <w:r w:rsidRPr="00CF53B9">
        <w:rPr>
          <w:rFonts w:hint="eastAsia"/>
        </w:rPr>
        <w:t>(1)人員參加外部訓練</w:t>
      </w:r>
      <w:r w:rsidR="00296436" w:rsidRPr="00F56A34">
        <w:rPr>
          <w:rFonts w:hint="eastAsia"/>
          <w:color w:val="FF0000"/>
        </w:rPr>
        <w:t>，需於開課</w:t>
      </w:r>
      <w:r w:rsidRPr="00CF53B9">
        <w:rPr>
          <w:rFonts w:hint="eastAsia"/>
        </w:rPr>
        <w:t>前</w:t>
      </w:r>
      <w:r w:rsidR="00075BA8" w:rsidRPr="00F56A34">
        <w:rPr>
          <w:rFonts w:hint="eastAsia"/>
          <w:color w:val="FF0000"/>
        </w:rPr>
        <w:t>3天</w:t>
      </w:r>
      <w:r w:rsidR="00A43245" w:rsidRPr="00F56A34">
        <w:rPr>
          <w:rFonts w:hint="eastAsia"/>
          <w:color w:val="FF0000"/>
        </w:rPr>
        <w:t>至</w:t>
      </w:r>
      <w:r w:rsidR="00C079F2" w:rsidRPr="00F56A34">
        <w:rPr>
          <w:rFonts w:hint="eastAsia"/>
          <w:color w:val="FF0000"/>
        </w:rPr>
        <w:t>教育訓練系統</w:t>
      </w:r>
      <w:r w:rsidR="00A43245" w:rsidRPr="00F56A34">
        <w:rPr>
          <w:rFonts w:hint="eastAsia"/>
          <w:color w:val="FF0000"/>
        </w:rPr>
        <w:t>填寫外部訓練</w:t>
      </w:r>
      <w:r w:rsidR="00C079F2" w:rsidRPr="00F56A34">
        <w:rPr>
          <w:rFonts w:hint="eastAsia"/>
          <w:color w:val="FF0000"/>
        </w:rPr>
        <w:t>申請，</w:t>
      </w:r>
      <w:r w:rsidR="00296436" w:rsidRPr="00CF53B9" w:rsidDel="00296436">
        <w:rPr>
          <w:rFonts w:hint="eastAsia"/>
        </w:rPr>
        <w:t xml:space="preserve"> </w:t>
      </w:r>
      <w:r w:rsidRPr="00CF53B9">
        <w:rPr>
          <w:rFonts w:hint="eastAsia"/>
        </w:rPr>
        <w:t>依「作業簽核流程管理辦法」經權責主管簽核後送交</w:t>
      </w:r>
      <w:r w:rsidR="007D50DF" w:rsidRPr="00CF53B9">
        <w:rPr>
          <w:rFonts w:hint="eastAsia"/>
        </w:rPr>
        <w:t>人力資源處</w:t>
      </w:r>
      <w:r w:rsidRPr="00CF53B9">
        <w:rPr>
          <w:rFonts w:hint="eastAsia"/>
        </w:rPr>
        <w:t>審查，</w:t>
      </w:r>
      <w:r w:rsidR="00296436" w:rsidRPr="00F56A34">
        <w:rPr>
          <w:rFonts w:hint="eastAsia"/>
          <w:color w:val="FF0000"/>
        </w:rPr>
        <w:t>通過後</w:t>
      </w:r>
      <w:r w:rsidRPr="00CF53B9">
        <w:rPr>
          <w:rFonts w:hint="eastAsia"/>
        </w:rPr>
        <w:t>始得參加外部訓練。</w:t>
      </w:r>
    </w:p>
    <w:p w:rsidR="00BE36A9" w:rsidRPr="00CF53B9" w:rsidRDefault="00BE36A9" w:rsidP="00391767">
      <w:pPr>
        <w:pStyle w:val="CMMI30"/>
        <w:rPr>
          <w:rFonts w:hint="eastAsia"/>
        </w:rPr>
      </w:pPr>
      <w:r w:rsidRPr="00CF53B9">
        <w:rPr>
          <w:rFonts w:hint="eastAsia"/>
        </w:rPr>
        <w:t>(</w:t>
      </w:r>
      <w:r w:rsidR="00AF7EBC" w:rsidRPr="00CF53B9">
        <w:rPr>
          <w:rFonts w:hint="eastAsia"/>
        </w:rPr>
        <w:t>2</w:t>
      </w:r>
      <w:r w:rsidRPr="00CF53B9">
        <w:rPr>
          <w:rFonts w:hint="eastAsia"/>
        </w:rPr>
        <w:t>)受訓人員需自行向訓練機構報名或委請部門秘書代辦相關手續，並依時前往受訓。</w:t>
      </w:r>
    </w:p>
    <w:p w:rsidR="00281D6D" w:rsidRPr="00F56A34" w:rsidRDefault="00281D6D" w:rsidP="00391767">
      <w:pPr>
        <w:pStyle w:val="CMMI30"/>
        <w:rPr>
          <w:rFonts w:hint="eastAsia"/>
          <w:color w:val="FF0000"/>
        </w:rPr>
      </w:pPr>
      <w:r w:rsidRPr="00F56A34">
        <w:rPr>
          <w:rFonts w:hint="eastAsia"/>
          <w:color w:val="FF0000"/>
        </w:rPr>
        <w:t>(</w:t>
      </w:r>
      <w:r w:rsidRPr="00F56A34">
        <w:rPr>
          <w:color w:val="FF0000"/>
        </w:rPr>
        <w:t>3)</w:t>
      </w:r>
      <w:r w:rsidRPr="00F56A34">
        <w:rPr>
          <w:rFonts w:hint="eastAsia"/>
          <w:color w:val="FF0000"/>
        </w:rPr>
        <w:t>課程結訓後二週內需上傳相關回饋文件。</w:t>
      </w:r>
    </w:p>
    <w:p w:rsidR="00BE36A9" w:rsidRPr="00CF53B9" w:rsidRDefault="00BE36A9" w:rsidP="00391767">
      <w:pPr>
        <w:pStyle w:val="CMMI30"/>
        <w:rPr>
          <w:rFonts w:hint="eastAsia"/>
        </w:rPr>
      </w:pPr>
      <w:r w:rsidRPr="00CF53B9">
        <w:rPr>
          <w:rFonts w:hint="eastAsia"/>
        </w:rPr>
        <w:t>(</w:t>
      </w:r>
      <w:r w:rsidR="00AF7EBC" w:rsidRPr="00CF53B9">
        <w:rPr>
          <w:rFonts w:hint="eastAsia"/>
        </w:rPr>
        <w:t>4</w:t>
      </w:r>
      <w:r w:rsidRPr="00CF53B9">
        <w:rPr>
          <w:rFonts w:hint="eastAsia"/>
        </w:rPr>
        <w:t>)人員參加外部訓練取得之相關證照，若符合「專業人員審查程序」</w:t>
      </w:r>
    </w:p>
    <w:p w:rsidR="00BE36A9" w:rsidRPr="00CF53B9" w:rsidRDefault="00BE36A9" w:rsidP="00391767">
      <w:pPr>
        <w:pStyle w:val="CMMI30"/>
        <w:rPr>
          <w:rFonts w:hint="eastAsia"/>
        </w:rPr>
      </w:pPr>
      <w:r w:rsidRPr="00CF53B9">
        <w:rPr>
          <w:rFonts w:hint="eastAsia"/>
        </w:rPr>
        <w:t>規定之專業人員者，應在</w:t>
      </w:r>
      <w:r w:rsidR="00E71A10" w:rsidRPr="00CF53B9">
        <w:rPr>
          <w:rFonts w:hint="eastAsia"/>
        </w:rPr>
        <w:t>專業技能資</w:t>
      </w:r>
      <w:r w:rsidR="009B3AAB" w:rsidRPr="00CF53B9">
        <w:rPr>
          <w:rFonts w:hint="eastAsia"/>
        </w:rPr>
        <w:t>料庫</w:t>
      </w:r>
      <w:r w:rsidRPr="00CF53B9">
        <w:rPr>
          <w:rFonts w:hint="eastAsia"/>
        </w:rPr>
        <w:t>中明確記錄。</w:t>
      </w:r>
    </w:p>
    <w:p w:rsidR="00BE36A9" w:rsidRPr="00CF53B9" w:rsidRDefault="00BE36A9" w:rsidP="002D6BD3">
      <w:pPr>
        <w:pStyle w:val="CMMI3"/>
        <w:rPr>
          <w:rFonts w:hint="eastAsia"/>
        </w:rPr>
      </w:pPr>
      <w:smartTag w:uri="urn:schemas-microsoft-com:office:smarttags" w:element="chsdate">
        <w:smartTagPr>
          <w:attr w:name="IsROCDate" w:val="False"/>
          <w:attr w:name="IsLunarDate" w:val="False"/>
          <w:attr w:name="Day" w:val="30"/>
          <w:attr w:name="Month" w:val="12"/>
          <w:attr w:name="Year" w:val="1899"/>
        </w:smartTagPr>
        <w:r w:rsidRPr="00CF53B9">
          <w:rPr>
            <w:rFonts w:hint="eastAsia"/>
          </w:rPr>
          <w:t>5.3.3</w:t>
        </w:r>
      </w:smartTag>
      <w:r w:rsidRPr="00CF53B9">
        <w:rPr>
          <w:rFonts w:hint="eastAsia"/>
        </w:rPr>
        <w:t>.3建立訓練紀錄</w:t>
      </w:r>
      <w:r w:rsidRPr="00CF53B9">
        <w:t>(SP2.2)</w:t>
      </w:r>
    </w:p>
    <w:p w:rsidR="00CF70C8" w:rsidRDefault="00BE36A9" w:rsidP="00391767">
      <w:pPr>
        <w:pStyle w:val="CMMI30"/>
        <w:rPr>
          <w:rFonts w:hint="eastAsia"/>
        </w:rPr>
      </w:pPr>
      <w:r w:rsidRPr="00CF53B9">
        <w:rPr>
          <w:rFonts w:hint="eastAsia"/>
        </w:rPr>
        <w:t>(</w:t>
      </w:r>
      <w:r w:rsidR="00AF7EBC" w:rsidRPr="00CF53B9">
        <w:rPr>
          <w:rFonts w:hint="eastAsia"/>
        </w:rPr>
        <w:t>一</w:t>
      </w:r>
      <w:r w:rsidRPr="00CF53B9">
        <w:rPr>
          <w:rFonts w:hint="eastAsia"/>
        </w:rPr>
        <w:t>)對於每項訓練課程或其他核准的訓練活動，需</w:t>
      </w:r>
      <w:r w:rsidR="002D6BD3" w:rsidRPr="00F56A34">
        <w:rPr>
          <w:rFonts w:hint="eastAsia"/>
          <w:color w:val="FF0000"/>
        </w:rPr>
        <w:t>完整</w:t>
      </w:r>
      <w:r w:rsidRPr="00CF53B9">
        <w:rPr>
          <w:rFonts w:hint="eastAsia"/>
        </w:rPr>
        <w:t>保存訓練紀錄：</w:t>
      </w:r>
    </w:p>
    <w:p w:rsidR="00BE36A9" w:rsidRPr="00CF53B9" w:rsidRDefault="002D6BD3" w:rsidP="00391767">
      <w:pPr>
        <w:pStyle w:val="CMMI30"/>
        <w:rPr>
          <w:rFonts w:hint="eastAsia"/>
        </w:rPr>
      </w:pPr>
      <w:r w:rsidRPr="00F56A34">
        <w:rPr>
          <w:rFonts w:hint="eastAsia"/>
          <w:color w:val="FF0000"/>
        </w:rPr>
        <w:t>(1)</w:t>
      </w:r>
      <w:r w:rsidR="00BE36A9" w:rsidRPr="00CF53B9">
        <w:rPr>
          <w:rFonts w:hint="eastAsia"/>
        </w:rPr>
        <w:t>所有完成與未完成訓練的學員紀錄</w:t>
      </w:r>
      <w:r w:rsidR="00BE36A9" w:rsidRPr="00CF53B9">
        <w:t>，</w:t>
      </w:r>
      <w:r w:rsidR="00180358" w:rsidRPr="00F56A34">
        <w:rPr>
          <w:rFonts w:hint="eastAsia"/>
          <w:color w:val="FF0000"/>
        </w:rPr>
        <w:t>需</w:t>
      </w:r>
      <w:r w:rsidR="00CD333A" w:rsidRPr="00F56A34">
        <w:rPr>
          <w:rFonts w:hint="eastAsia"/>
          <w:color w:val="FF0000"/>
        </w:rPr>
        <w:t>保留於</w:t>
      </w:r>
      <w:r w:rsidR="00286A08" w:rsidRPr="00F12302">
        <w:rPr>
          <w:rFonts w:hint="eastAsia"/>
          <w:color w:val="FF0000"/>
        </w:rPr>
        <w:t>【</w:t>
      </w:r>
      <w:r w:rsidR="00286A08" w:rsidRPr="00F12302">
        <w:rPr>
          <w:color w:val="FF0000"/>
        </w:rPr>
        <w:t>教</w:t>
      </w:r>
      <w:r w:rsidR="00286A08" w:rsidRPr="00F12302">
        <w:rPr>
          <w:rFonts w:hint="eastAsia"/>
          <w:color w:val="FF0000"/>
        </w:rPr>
        <w:t>育訓練系統】</w:t>
      </w:r>
      <w:r w:rsidR="005634C0" w:rsidRPr="00F56A34">
        <w:rPr>
          <w:rFonts w:hint="eastAsia"/>
          <w:color w:val="FF0000"/>
        </w:rPr>
        <w:t>，</w:t>
      </w:r>
      <w:r w:rsidR="00CD333A" w:rsidRPr="00F56A34">
        <w:rPr>
          <w:rFonts w:hint="eastAsia"/>
          <w:color w:val="FF0000"/>
        </w:rPr>
        <w:t>並留有</w:t>
      </w:r>
      <w:r w:rsidR="00BE36A9" w:rsidRPr="00CF53B9">
        <w:rPr>
          <w:rFonts w:hint="eastAsia"/>
        </w:rPr>
        <w:t>“</w:t>
      </w:r>
      <w:r w:rsidR="006E30E3" w:rsidRPr="00CF53B9">
        <w:rPr>
          <w:rFonts w:hint="eastAsia"/>
        </w:rPr>
        <w:t>內部訓練</w:t>
      </w:r>
      <w:r w:rsidR="00BE36A9" w:rsidRPr="00CF53B9">
        <w:rPr>
          <w:rFonts w:hint="eastAsia"/>
        </w:rPr>
        <w:t>簽到</w:t>
      </w:r>
      <w:r w:rsidR="006E30E3" w:rsidRPr="00CF53B9">
        <w:rPr>
          <w:rFonts w:hint="eastAsia"/>
        </w:rPr>
        <w:t>單</w:t>
      </w:r>
      <w:r w:rsidR="00BE36A9" w:rsidRPr="00CF53B9">
        <w:rPr>
          <w:rFonts w:hint="eastAsia"/>
        </w:rPr>
        <w:t>”參見附件</w:t>
      </w:r>
      <w:r w:rsidR="00BE36A9" w:rsidRPr="00CF53B9">
        <w:t>10.</w:t>
      </w:r>
      <w:r w:rsidR="00D5442B" w:rsidRPr="00CF53B9">
        <w:rPr>
          <w:rFonts w:hint="eastAsia"/>
        </w:rPr>
        <w:t>2</w:t>
      </w:r>
      <w:r w:rsidR="00BE36A9" w:rsidRPr="00CF53B9">
        <w:rPr>
          <w:rFonts w:hint="eastAsia"/>
        </w:rPr>
        <w:t>。</w:t>
      </w:r>
    </w:p>
    <w:p w:rsidR="00BE36A9" w:rsidRPr="00CF53B9" w:rsidRDefault="00CD333A" w:rsidP="00391767">
      <w:pPr>
        <w:pStyle w:val="CMMI30"/>
        <w:rPr>
          <w:rFonts w:hint="eastAsia"/>
        </w:rPr>
      </w:pPr>
      <w:r w:rsidRPr="00F56A34">
        <w:rPr>
          <w:rFonts w:hint="eastAsia"/>
          <w:color w:val="FF0000"/>
        </w:rPr>
        <w:t>(2)</w:t>
      </w:r>
      <w:r w:rsidR="00BE36A9" w:rsidRPr="00CF53B9">
        <w:rPr>
          <w:rFonts w:hint="eastAsia"/>
        </w:rPr>
        <w:t>所有完成指定之必要訓練的學員紀錄</w:t>
      </w:r>
      <w:r w:rsidR="00BE36A9" w:rsidRPr="00CF53B9">
        <w:rPr>
          <w:rFonts w:ascii="Times New Roman"/>
        </w:rPr>
        <w:t>。</w:t>
      </w:r>
    </w:p>
    <w:p w:rsidR="00BE36A9" w:rsidRPr="00CF53B9" w:rsidRDefault="00CD333A" w:rsidP="00391767">
      <w:pPr>
        <w:pStyle w:val="CMMI30"/>
        <w:rPr>
          <w:rFonts w:hint="eastAsia"/>
        </w:rPr>
      </w:pPr>
      <w:r w:rsidRPr="00F56A34">
        <w:rPr>
          <w:rFonts w:hint="eastAsia"/>
          <w:color w:val="FF0000"/>
        </w:rPr>
        <w:t>(3)</w:t>
      </w:r>
      <w:r w:rsidR="00BE36A9" w:rsidRPr="00CF53B9">
        <w:rPr>
          <w:rFonts w:hint="eastAsia"/>
        </w:rPr>
        <w:t>員工的訓練紀錄將存入個人</w:t>
      </w:r>
      <w:r w:rsidR="00D264D1" w:rsidRPr="00F56A34">
        <w:rPr>
          <w:rFonts w:hint="eastAsia"/>
          <w:color w:val="FF0000"/>
        </w:rPr>
        <w:t>電子</w:t>
      </w:r>
      <w:r w:rsidR="00BE36A9" w:rsidRPr="00CF53B9">
        <w:rPr>
          <w:rFonts w:hint="eastAsia"/>
        </w:rPr>
        <w:t>資料</w:t>
      </w:r>
      <w:r w:rsidR="00D264D1" w:rsidRPr="00F56A34">
        <w:rPr>
          <w:rFonts w:hint="eastAsia"/>
          <w:color w:val="FF0000"/>
        </w:rPr>
        <w:t>夾</w:t>
      </w:r>
      <w:r w:rsidR="00760565" w:rsidRPr="00F56A34">
        <w:rPr>
          <w:rFonts w:hint="eastAsia"/>
          <w:color w:val="FF0000"/>
        </w:rPr>
        <w:t>教育訓練記錄</w:t>
      </w:r>
      <w:r w:rsidR="00BE36A9" w:rsidRPr="00CF53B9">
        <w:rPr>
          <w:rFonts w:hint="eastAsia"/>
        </w:rPr>
        <w:t>內，讓適當人員可取得訓練紀錄，作為指派工作的參考</w:t>
      </w:r>
      <w:r w:rsidR="00BE36A9" w:rsidRPr="00CF53B9">
        <w:rPr>
          <w:rFonts w:ascii="Times New Roman"/>
        </w:rPr>
        <w:t>。</w:t>
      </w:r>
      <w:r w:rsidR="00BE36A9" w:rsidRPr="00CF53B9">
        <w:rPr>
          <w:rFonts w:hint="eastAsia"/>
        </w:rPr>
        <w:t>訓練紀錄可以做為組織發展技能矩陣的一部份，除可提供人員經驗及教育的摘要資料，同時也保存了組織的訓練紀錄。</w:t>
      </w:r>
    </w:p>
    <w:p w:rsidR="00BE36A9" w:rsidRPr="00CF53B9" w:rsidRDefault="00BE36A9" w:rsidP="00391767">
      <w:pPr>
        <w:pStyle w:val="CMMI30"/>
      </w:pPr>
      <w:r w:rsidRPr="00CF53B9">
        <w:rPr>
          <w:rFonts w:hint="eastAsia"/>
        </w:rPr>
        <w:t>(</w:t>
      </w:r>
      <w:r w:rsidR="00AF7EBC" w:rsidRPr="00CF53B9">
        <w:rPr>
          <w:rFonts w:hint="eastAsia"/>
        </w:rPr>
        <w:t>二</w:t>
      </w:r>
      <w:r w:rsidRPr="00CF53B9">
        <w:rPr>
          <w:rFonts w:hint="eastAsia"/>
        </w:rPr>
        <w:t>)外部訓練：有考試成績、結業</w:t>
      </w:r>
      <w:r w:rsidR="00D264D1" w:rsidRPr="00F56A34">
        <w:rPr>
          <w:rFonts w:hint="eastAsia"/>
          <w:color w:val="FF0000"/>
        </w:rPr>
        <w:t>證</w:t>
      </w:r>
      <w:r w:rsidRPr="00CF53B9">
        <w:rPr>
          <w:rFonts w:hint="eastAsia"/>
        </w:rPr>
        <w:t>書或專業證照時，應</w:t>
      </w:r>
      <w:r w:rsidR="00D264D1" w:rsidRPr="00F56A34">
        <w:rPr>
          <w:rFonts w:hint="eastAsia"/>
          <w:color w:val="FF0000"/>
        </w:rPr>
        <w:t>於</w:t>
      </w:r>
      <w:r w:rsidR="00286A08" w:rsidRPr="00F12302">
        <w:rPr>
          <w:rFonts w:hint="eastAsia"/>
          <w:color w:val="FF0000"/>
        </w:rPr>
        <w:t>【</w:t>
      </w:r>
      <w:r w:rsidR="00286A08" w:rsidRPr="00F12302">
        <w:rPr>
          <w:color w:val="FF0000"/>
        </w:rPr>
        <w:t>教</w:t>
      </w:r>
      <w:r w:rsidR="00286A08" w:rsidRPr="00F12302">
        <w:rPr>
          <w:rFonts w:hint="eastAsia"/>
          <w:color w:val="FF0000"/>
        </w:rPr>
        <w:t>育訓練系統】</w:t>
      </w:r>
      <w:r w:rsidR="00D264D1" w:rsidRPr="00F56A34">
        <w:rPr>
          <w:rFonts w:hint="eastAsia"/>
          <w:color w:val="FF0000"/>
        </w:rPr>
        <w:t>上傳檔案，經一級主管及人資訓練承辦簽核後方為完成訓練。</w:t>
      </w:r>
      <w:r w:rsidRPr="00CF53B9">
        <w:rPr>
          <w:rFonts w:hint="eastAsia"/>
        </w:rPr>
        <w:t>若無上述訓練</w:t>
      </w:r>
      <w:r w:rsidR="00D264D1" w:rsidRPr="00F56A34">
        <w:rPr>
          <w:rFonts w:hint="eastAsia"/>
          <w:color w:val="FF0000"/>
        </w:rPr>
        <w:t>文件</w:t>
      </w:r>
      <w:r w:rsidRPr="00CF53B9">
        <w:rPr>
          <w:rFonts w:hint="eastAsia"/>
        </w:rPr>
        <w:t>，受訓人員</w:t>
      </w:r>
      <w:r w:rsidR="003C6246" w:rsidRPr="00F56A34">
        <w:rPr>
          <w:rFonts w:hint="eastAsia"/>
          <w:color w:val="FF0000"/>
        </w:rPr>
        <w:t>需於</w:t>
      </w:r>
      <w:r w:rsidR="00286A08" w:rsidRPr="00F12302">
        <w:rPr>
          <w:rFonts w:hint="eastAsia"/>
          <w:color w:val="FF0000"/>
        </w:rPr>
        <w:t>【</w:t>
      </w:r>
      <w:r w:rsidR="00286A08" w:rsidRPr="00F12302">
        <w:rPr>
          <w:color w:val="FF0000"/>
        </w:rPr>
        <w:t>教</w:t>
      </w:r>
      <w:r w:rsidR="00286A08" w:rsidRPr="00F12302">
        <w:rPr>
          <w:rFonts w:hint="eastAsia"/>
          <w:color w:val="FF0000"/>
        </w:rPr>
        <w:t>育訓練系統】</w:t>
      </w:r>
      <w:r w:rsidR="003C6246" w:rsidRPr="00F56A34">
        <w:rPr>
          <w:rFonts w:hint="eastAsia"/>
          <w:color w:val="FF0000"/>
        </w:rPr>
        <w:t>填寫</w:t>
      </w:r>
      <w:r w:rsidRPr="00CF53B9">
        <w:rPr>
          <w:rFonts w:hint="eastAsia"/>
        </w:rPr>
        <w:t>學習心得報告，</w:t>
      </w:r>
      <w:r w:rsidR="0063021D" w:rsidRPr="00F56A34">
        <w:rPr>
          <w:rFonts w:hint="eastAsia"/>
          <w:color w:val="FF0000"/>
        </w:rPr>
        <w:t>如主管認為有</w:t>
      </w:r>
      <w:r w:rsidR="00DE10AF">
        <w:rPr>
          <w:rFonts w:hint="eastAsia"/>
          <w:color w:val="FF0000"/>
        </w:rPr>
        <w:t>內</w:t>
      </w:r>
      <w:r w:rsidR="00DE10AF">
        <w:rPr>
          <w:rFonts w:hAnsi="標楷體" w:hint="eastAsia"/>
          <w:color w:val="FF0000"/>
          <w:shd w:val="clear" w:color="auto" w:fill="FFFFFF"/>
        </w:rPr>
        <w:t>部轉授開課</w:t>
      </w:r>
      <w:r w:rsidR="0063021D" w:rsidRPr="00F56A34">
        <w:rPr>
          <w:rFonts w:hint="eastAsia"/>
          <w:color w:val="FF0000"/>
        </w:rPr>
        <w:t>的必要性，得以內部授課作為完訓證明</w:t>
      </w:r>
      <w:r w:rsidRPr="00CF53B9">
        <w:rPr>
          <w:rFonts w:hint="eastAsia"/>
        </w:rPr>
        <w:t>。</w:t>
      </w:r>
    </w:p>
    <w:p w:rsidR="00BE36A9" w:rsidRPr="00CF53B9" w:rsidRDefault="00BE36A9" w:rsidP="002D6BD3">
      <w:pPr>
        <w:pStyle w:val="CMMI3"/>
      </w:pPr>
      <w:smartTag w:uri="urn:schemas-microsoft-com:office:smarttags" w:element="chsdate">
        <w:smartTagPr>
          <w:attr w:name="IsROCDate" w:val="False"/>
          <w:attr w:name="IsLunarDate" w:val="False"/>
          <w:attr w:name="Day" w:val="30"/>
          <w:attr w:name="Month" w:val="12"/>
          <w:attr w:name="Year" w:val="1899"/>
        </w:smartTagPr>
        <w:r w:rsidRPr="00CF53B9">
          <w:rPr>
            <w:rFonts w:hint="eastAsia"/>
          </w:rPr>
          <w:t>5.3.</w:t>
        </w:r>
        <w:r w:rsidRPr="00CF53B9">
          <w:t>3</w:t>
        </w:r>
      </w:smartTag>
      <w:r w:rsidRPr="00CF53B9">
        <w:t>.</w:t>
      </w:r>
      <w:r w:rsidRPr="00CF53B9">
        <w:rPr>
          <w:rFonts w:hint="eastAsia"/>
        </w:rPr>
        <w:t>4評估訓練成效</w:t>
      </w:r>
      <w:r w:rsidRPr="00CF53B9">
        <w:t>(SP2.3)</w:t>
      </w:r>
    </w:p>
    <w:p w:rsidR="00BE36A9" w:rsidRPr="00CF53B9" w:rsidRDefault="00BE36A9" w:rsidP="00391767">
      <w:pPr>
        <w:pStyle w:val="CMMI30"/>
        <w:rPr>
          <w:rFonts w:hint="eastAsia"/>
        </w:rPr>
      </w:pPr>
      <w:r w:rsidRPr="00CF53B9">
        <w:rPr>
          <w:rFonts w:hint="eastAsia"/>
        </w:rPr>
        <w:t>評量每一訓練課程成效與學習成效</w:t>
      </w:r>
      <w:r w:rsidR="009B5C31" w:rsidRPr="00CF53B9">
        <w:rPr>
          <w:rFonts w:hint="eastAsia"/>
        </w:rPr>
        <w:t>，</w:t>
      </w:r>
      <w:r w:rsidRPr="00CF53B9">
        <w:rPr>
          <w:rFonts w:hint="eastAsia"/>
        </w:rPr>
        <w:t>針對已建立的組織、專案或個人學習目標，評量每一訓練課程的成效，並評估訓練活動是否符合學員需求與專案的需求。可使用之方式包括：</w:t>
      </w:r>
    </w:p>
    <w:p w:rsidR="00BE36A9" w:rsidRPr="00CF53B9" w:rsidRDefault="009B5C31" w:rsidP="00391767">
      <w:pPr>
        <w:pStyle w:val="CMMI30"/>
        <w:rPr>
          <w:rFonts w:hint="eastAsia"/>
        </w:rPr>
      </w:pPr>
      <w:r w:rsidRPr="00CF53B9">
        <w:rPr>
          <w:rFonts w:hint="eastAsia"/>
        </w:rPr>
        <w:t>(</w:t>
      </w:r>
      <w:r w:rsidR="00AF7EBC" w:rsidRPr="00CF53B9">
        <w:rPr>
          <w:rFonts w:hint="eastAsia"/>
        </w:rPr>
        <w:t>一</w:t>
      </w:r>
      <w:r w:rsidRPr="00CF53B9">
        <w:rPr>
          <w:rFonts w:hint="eastAsia"/>
        </w:rPr>
        <w:t>)</w:t>
      </w:r>
      <w:r w:rsidR="00BE36A9" w:rsidRPr="00CF53B9">
        <w:rPr>
          <w:rFonts w:hint="eastAsia"/>
        </w:rPr>
        <w:t>學員對課程的評估</w:t>
      </w:r>
    </w:p>
    <w:p w:rsidR="004E02FA" w:rsidRDefault="00F264A6" w:rsidP="00391767">
      <w:pPr>
        <w:pStyle w:val="CMMI30"/>
      </w:pPr>
      <w:r w:rsidRPr="00F56A34">
        <w:rPr>
          <w:rFonts w:hint="eastAsia"/>
          <w:color w:val="FF0000"/>
        </w:rPr>
        <w:t>藉由電子</w:t>
      </w:r>
      <w:r w:rsidR="003E17AD" w:rsidRPr="00F56A34">
        <w:rPr>
          <w:rFonts w:hint="eastAsia"/>
          <w:color w:val="FF0000"/>
        </w:rPr>
        <w:t>＂</w:t>
      </w:r>
      <w:r w:rsidR="000737DC" w:rsidRPr="00F56A34">
        <w:rPr>
          <w:rFonts w:hint="eastAsia"/>
          <w:color w:val="FF0000"/>
        </w:rPr>
        <w:t>學員</w:t>
      </w:r>
      <w:r w:rsidRPr="00F56A34">
        <w:rPr>
          <w:rFonts w:hint="eastAsia"/>
          <w:color w:val="FF0000"/>
        </w:rPr>
        <w:t>問卷</w:t>
      </w:r>
      <w:r w:rsidR="000737DC" w:rsidRPr="00F56A34">
        <w:rPr>
          <w:rFonts w:hint="eastAsia"/>
          <w:color w:val="FF0000"/>
        </w:rPr>
        <w:t>調查表</w:t>
      </w:r>
      <w:r w:rsidR="003E17AD" w:rsidRPr="00F56A34">
        <w:rPr>
          <w:rFonts w:hint="eastAsia"/>
          <w:color w:val="FF0000"/>
        </w:rPr>
        <w:t>＂</w:t>
      </w:r>
      <w:r w:rsidR="000737DC" w:rsidRPr="00F56A34">
        <w:rPr>
          <w:rFonts w:hint="eastAsia"/>
          <w:color w:val="FF0000"/>
        </w:rPr>
        <w:t>參見附件10.6</w:t>
      </w:r>
      <w:r w:rsidRPr="00F56A34">
        <w:rPr>
          <w:rFonts w:hint="eastAsia"/>
          <w:color w:val="FF0000"/>
        </w:rPr>
        <w:t>，以了解學員對課程的評價，</w:t>
      </w:r>
      <w:r w:rsidR="00BE36A9" w:rsidRPr="00CF53B9">
        <w:rPr>
          <w:rFonts w:hint="eastAsia"/>
        </w:rPr>
        <w:t>評估內容包括課程內容安排、講師講授效果、訓練場所與設施等，亦可安排學員撰寫心得報告等。</w:t>
      </w:r>
    </w:p>
    <w:p w:rsidR="00BE36A9" w:rsidRPr="00CF53B9" w:rsidRDefault="009B5C31" w:rsidP="00391767">
      <w:pPr>
        <w:pStyle w:val="CMMI30"/>
        <w:rPr>
          <w:rFonts w:hint="eastAsia"/>
        </w:rPr>
      </w:pPr>
      <w:r w:rsidRPr="00CF53B9">
        <w:rPr>
          <w:rFonts w:hint="eastAsia"/>
        </w:rPr>
        <w:t>(</w:t>
      </w:r>
      <w:r w:rsidR="00AF7EBC" w:rsidRPr="00CF53B9">
        <w:rPr>
          <w:rFonts w:hint="eastAsia"/>
        </w:rPr>
        <w:t>二</w:t>
      </w:r>
      <w:r w:rsidRPr="00CF53B9">
        <w:rPr>
          <w:rFonts w:hint="eastAsia"/>
        </w:rPr>
        <w:t>)</w:t>
      </w:r>
      <w:r w:rsidR="00BE36A9" w:rsidRPr="00CF53B9">
        <w:rPr>
          <w:rFonts w:hint="eastAsia"/>
        </w:rPr>
        <w:t>講師對學員的評估</w:t>
      </w:r>
    </w:p>
    <w:p w:rsidR="00BE36A9" w:rsidRPr="00CF53B9" w:rsidRDefault="00BE36A9" w:rsidP="00391767">
      <w:pPr>
        <w:pStyle w:val="CMMI30"/>
        <w:rPr>
          <w:rFonts w:hint="eastAsia"/>
        </w:rPr>
      </w:pPr>
      <w:r w:rsidRPr="00CF53B9">
        <w:rPr>
          <w:rFonts w:hint="eastAsia"/>
        </w:rPr>
        <w:t>講師可視需要使用隨堂測驗、指定作業、安排學員撰寫心得報告等方式，以了解學員的學習效果。“學員心得報告表”參見附件</w:t>
      </w:r>
      <w:r w:rsidRPr="00CF53B9">
        <w:t>10.</w:t>
      </w:r>
      <w:r w:rsidR="00335104">
        <w:rPr>
          <w:rFonts w:hint="eastAsia"/>
        </w:rPr>
        <w:t>3</w:t>
      </w:r>
      <w:r w:rsidRPr="00CF53B9">
        <w:rPr>
          <w:rFonts w:hint="eastAsia"/>
        </w:rPr>
        <w:t xml:space="preserve">。 </w:t>
      </w:r>
    </w:p>
    <w:p w:rsidR="00BE36A9" w:rsidRPr="00CF53B9" w:rsidRDefault="009B5C31" w:rsidP="00391767">
      <w:pPr>
        <w:pStyle w:val="CMMI30"/>
        <w:rPr>
          <w:rFonts w:hint="eastAsia"/>
        </w:rPr>
      </w:pPr>
      <w:r w:rsidRPr="00CF53B9">
        <w:rPr>
          <w:rFonts w:hint="eastAsia"/>
        </w:rPr>
        <w:t>(</w:t>
      </w:r>
      <w:r w:rsidR="00AF7EBC" w:rsidRPr="00CF53B9">
        <w:rPr>
          <w:rFonts w:hint="eastAsia"/>
        </w:rPr>
        <w:t>三</w:t>
      </w:r>
      <w:r w:rsidRPr="00CF53B9">
        <w:rPr>
          <w:rFonts w:hint="eastAsia"/>
        </w:rPr>
        <w:t>)</w:t>
      </w:r>
      <w:r w:rsidR="00BE36A9" w:rsidRPr="00CF53B9">
        <w:rPr>
          <w:rFonts w:hint="eastAsia"/>
        </w:rPr>
        <w:t>部門/專案經理對學習成效的評估</w:t>
      </w:r>
    </w:p>
    <w:p w:rsidR="00BE36A9" w:rsidRPr="00CF53B9" w:rsidRDefault="00BE36A9" w:rsidP="00391767">
      <w:pPr>
        <w:pStyle w:val="CMMI30"/>
        <w:rPr>
          <w:rFonts w:hint="eastAsia"/>
        </w:rPr>
      </w:pPr>
      <w:r w:rsidRPr="00CF53B9">
        <w:rPr>
          <w:rFonts w:hint="eastAsia"/>
        </w:rPr>
        <w:t>部門/專案經理需於課程結束</w:t>
      </w:r>
      <w:r w:rsidRPr="00CF53B9">
        <w:rPr>
          <w:rFonts w:ascii="Times New Roman" w:hint="eastAsia"/>
        </w:rPr>
        <w:t>後</w:t>
      </w:r>
      <w:r w:rsidRPr="00CF53B9">
        <w:rPr>
          <w:rFonts w:hint="eastAsia"/>
        </w:rPr>
        <w:t>評量受訓成員，</w:t>
      </w:r>
      <w:r w:rsidR="005A325C" w:rsidRPr="00F56A34">
        <w:rPr>
          <w:rFonts w:hint="eastAsia"/>
          <w:color w:val="FF0000"/>
        </w:rPr>
        <w:t>依實際情況</w:t>
      </w:r>
      <w:r w:rsidR="00B81BD3" w:rsidRPr="00F56A34">
        <w:rPr>
          <w:rFonts w:hint="eastAsia"/>
          <w:color w:val="FF0000"/>
        </w:rPr>
        <w:t>多元評測</w:t>
      </w:r>
      <w:r w:rsidRPr="00CF53B9">
        <w:rPr>
          <w:rFonts w:hint="eastAsia"/>
        </w:rPr>
        <w:t>確認人員知識及技能是否足以完成專案工作。</w:t>
      </w:r>
      <w:r w:rsidR="00B81BD3" w:rsidRPr="00F56A34">
        <w:rPr>
          <w:rFonts w:hint="eastAsia"/>
          <w:color w:val="FF0000"/>
        </w:rPr>
        <w:t>如作業績效評核或填寫</w:t>
      </w:r>
      <w:r w:rsidRPr="00CF53B9">
        <w:t>”</w:t>
      </w:r>
      <w:r w:rsidR="00561322" w:rsidRPr="00CF53B9">
        <w:rPr>
          <w:rFonts w:hint="eastAsia"/>
        </w:rPr>
        <w:t xml:space="preserve"> 結訓成效追蹤記錄調查表</w:t>
      </w:r>
      <w:r w:rsidRPr="00CF53B9">
        <w:rPr>
          <w:rFonts w:hint="eastAsia"/>
        </w:rPr>
        <w:t>”</w:t>
      </w:r>
      <w:r w:rsidR="00B81BD3" w:rsidRPr="00F56A34">
        <w:rPr>
          <w:rFonts w:hint="eastAsia"/>
          <w:color w:val="FF0000"/>
        </w:rPr>
        <w:t>參見附件</w:t>
      </w:r>
      <w:r w:rsidR="00B81BD3" w:rsidRPr="00F56A34">
        <w:rPr>
          <w:color w:val="FF0000"/>
        </w:rPr>
        <w:t>10.</w:t>
      </w:r>
      <w:r w:rsidR="005A325C" w:rsidRPr="00F56A34">
        <w:rPr>
          <w:rFonts w:hint="eastAsia"/>
          <w:color w:val="FF0000"/>
        </w:rPr>
        <w:t>4</w:t>
      </w:r>
      <w:r w:rsidRPr="00CF53B9">
        <w:rPr>
          <w:rFonts w:hint="eastAsia"/>
        </w:rPr>
        <w:t>，並提供</w:t>
      </w:r>
      <w:r w:rsidR="007D50DF" w:rsidRPr="00CF53B9">
        <w:rPr>
          <w:rFonts w:hint="eastAsia"/>
        </w:rPr>
        <w:t>人力資源處</w:t>
      </w:r>
      <w:r w:rsidRPr="00CF53B9">
        <w:rPr>
          <w:rFonts w:hint="eastAsia"/>
        </w:rPr>
        <w:t>作為調修組織訓練的參考。</w:t>
      </w:r>
    </w:p>
    <w:p w:rsidR="00BE36A9" w:rsidRPr="00CF53B9" w:rsidRDefault="007D50DF" w:rsidP="00391767">
      <w:pPr>
        <w:pStyle w:val="CMMI30"/>
        <w:rPr>
          <w:rFonts w:hint="eastAsia"/>
        </w:rPr>
      </w:pPr>
      <w:r w:rsidRPr="00CF53B9">
        <w:rPr>
          <w:rFonts w:hint="eastAsia"/>
        </w:rPr>
        <w:t>人力資源處</w:t>
      </w:r>
      <w:r w:rsidR="00BE36A9" w:rsidRPr="00CF53B9">
        <w:rPr>
          <w:rFonts w:hint="eastAsia"/>
        </w:rPr>
        <w:t>蒐集各項評估</w:t>
      </w:r>
      <w:r w:rsidR="00663F6A" w:rsidRPr="00CF53B9">
        <w:rPr>
          <w:rFonts w:hint="eastAsia"/>
          <w:szCs w:val="24"/>
        </w:rPr>
        <w:t>資料</w:t>
      </w:r>
      <w:r w:rsidR="00BE36A9" w:rsidRPr="00CF53B9">
        <w:rPr>
          <w:rFonts w:hint="eastAsia"/>
        </w:rPr>
        <w:t>後，據以提出訓練計畫執行報告，相關訓練成效評估，</w:t>
      </w:r>
      <w:r w:rsidR="00663F6A" w:rsidRPr="00CF53B9">
        <w:rPr>
          <w:rFonts w:hint="eastAsia"/>
        </w:rPr>
        <w:t>並</w:t>
      </w:r>
      <w:r w:rsidR="00BE36A9" w:rsidRPr="00CF53B9">
        <w:rPr>
          <w:rFonts w:hint="eastAsia"/>
        </w:rPr>
        <w:t>作為修訂訓練教材的參考，同時學員學習成效評估結果應定期反應於「專業技能資</w:t>
      </w:r>
      <w:r w:rsidR="009B3AAB" w:rsidRPr="00CF53B9">
        <w:rPr>
          <w:rFonts w:hint="eastAsia"/>
        </w:rPr>
        <w:t>料庫</w:t>
      </w:r>
      <w:r w:rsidR="00BE36A9" w:rsidRPr="00CF53B9">
        <w:rPr>
          <w:rFonts w:hint="eastAsia"/>
        </w:rPr>
        <w:t>」，專業技能升等之條件為取得相關證照或主管及專案經理認可並推薦升等。</w:t>
      </w:r>
    </w:p>
    <w:p w:rsidR="00BE36A9" w:rsidRPr="00CF53B9" w:rsidRDefault="00BE36A9" w:rsidP="002D6BD3">
      <w:pPr>
        <w:pStyle w:val="CMMI3"/>
        <w:rPr>
          <w:rFonts w:hint="eastAsia"/>
        </w:rPr>
      </w:pPr>
      <w:smartTag w:uri="urn:schemas-microsoft-com:office:smarttags" w:element="chsdate">
        <w:smartTagPr>
          <w:attr w:name="IsROCDate" w:val="False"/>
          <w:attr w:name="IsLunarDate" w:val="False"/>
          <w:attr w:name="Day" w:val="30"/>
          <w:attr w:name="Month" w:val="12"/>
          <w:attr w:name="Year" w:val="1899"/>
        </w:smartTagPr>
        <w:r w:rsidRPr="00CF53B9">
          <w:rPr>
            <w:rFonts w:hint="eastAsia"/>
          </w:rPr>
          <w:t>5.3.3</w:t>
        </w:r>
      </w:smartTag>
      <w:r w:rsidRPr="00CF53B9">
        <w:rPr>
          <w:rFonts w:hint="eastAsia"/>
        </w:rPr>
        <w:t>.5組織訓練結束納入建構管理</w:t>
      </w:r>
    </w:p>
    <w:p w:rsidR="00BE36A9" w:rsidRPr="00CF53B9" w:rsidRDefault="00AF7EBC" w:rsidP="00391767">
      <w:pPr>
        <w:pStyle w:val="CMMI30"/>
        <w:rPr>
          <w:rFonts w:hint="eastAsia"/>
        </w:rPr>
      </w:pPr>
      <w:r w:rsidRPr="00CF53B9">
        <w:rPr>
          <w:rFonts w:hint="eastAsia"/>
        </w:rPr>
        <w:t>(一)</w:t>
      </w:r>
      <w:r w:rsidR="00BE36A9" w:rsidRPr="00CF53B9">
        <w:rPr>
          <w:rFonts w:hint="eastAsia"/>
        </w:rPr>
        <w:t>組織訓練結束後，所有相關文件均歸檔於</w:t>
      </w:r>
      <w:r w:rsidR="00286A08" w:rsidRPr="00F12302">
        <w:rPr>
          <w:rFonts w:hint="eastAsia"/>
          <w:color w:val="FF0000"/>
        </w:rPr>
        <w:t>【</w:t>
      </w:r>
      <w:r w:rsidR="00286A08" w:rsidRPr="00F12302">
        <w:rPr>
          <w:color w:val="FF0000"/>
        </w:rPr>
        <w:t>教</w:t>
      </w:r>
      <w:r w:rsidR="00286A08" w:rsidRPr="00F12302">
        <w:rPr>
          <w:rFonts w:hint="eastAsia"/>
          <w:color w:val="FF0000"/>
        </w:rPr>
        <w:t>育訓練系統】</w:t>
      </w:r>
      <w:r w:rsidR="00BE36A9" w:rsidRPr="00CF53B9">
        <w:rPr>
          <w:rFonts w:hint="eastAsia"/>
        </w:rPr>
        <w:t>，</w:t>
      </w:r>
      <w:r w:rsidR="00391767" w:rsidRPr="00F56A34">
        <w:rPr>
          <w:rFonts w:hint="eastAsia"/>
          <w:color w:val="FF0000"/>
        </w:rPr>
        <w:t>歷史</w:t>
      </w:r>
      <w:r w:rsidR="00BE36A9" w:rsidRPr="00CF53B9">
        <w:rPr>
          <w:rFonts w:hint="eastAsia"/>
        </w:rPr>
        <w:t>文件均納入「專案資產館」。</w:t>
      </w:r>
    </w:p>
    <w:p w:rsidR="00590C1D" w:rsidRPr="00CF53B9" w:rsidRDefault="00AF7EBC" w:rsidP="00391767">
      <w:pPr>
        <w:pStyle w:val="CMMI30"/>
      </w:pPr>
      <w:r w:rsidRPr="00CF53B9">
        <w:rPr>
          <w:rFonts w:hint="eastAsia"/>
        </w:rPr>
        <w:t>(二)</w:t>
      </w:r>
      <w:r w:rsidR="00BE36A9" w:rsidRPr="00CF53B9">
        <w:rPr>
          <w:rFonts w:hint="eastAsia"/>
        </w:rPr>
        <w:t>結訓後之成效追蹤記錄，</w:t>
      </w:r>
      <w:r w:rsidR="008F5648" w:rsidRPr="00CF53B9">
        <w:rPr>
          <w:rFonts w:hint="eastAsia"/>
        </w:rPr>
        <w:t>係</w:t>
      </w:r>
      <w:r w:rsidR="00BE36A9" w:rsidRPr="00CF53B9">
        <w:rPr>
          <w:rFonts w:hint="eastAsia"/>
        </w:rPr>
        <w:t>針對課程時數達24小時以上；或由教育訓練委員會</w:t>
      </w:r>
      <w:r w:rsidR="005B748C" w:rsidRPr="00CF53B9">
        <w:rPr>
          <w:rFonts w:hint="eastAsia"/>
        </w:rPr>
        <w:t>、人力資源處</w:t>
      </w:r>
      <w:r w:rsidR="00BE36A9" w:rsidRPr="00CF53B9">
        <w:rPr>
          <w:rFonts w:hint="eastAsia"/>
        </w:rPr>
        <w:t>核定需實施者，每季一次並持續半年</w:t>
      </w:r>
      <w:r w:rsidR="00590C1D" w:rsidRPr="00CF53B9">
        <w:rPr>
          <w:rFonts w:hint="eastAsia"/>
        </w:rPr>
        <w:t>，惟受訓者有下列事項者得以免追蹤：</w:t>
      </w:r>
    </w:p>
    <w:p w:rsidR="00590C1D" w:rsidRPr="00CF53B9" w:rsidRDefault="00590C1D" w:rsidP="00391767">
      <w:pPr>
        <w:pStyle w:val="CMMI30"/>
        <w:rPr>
          <w:rFonts w:hint="eastAsia"/>
        </w:rPr>
      </w:pPr>
      <w:r w:rsidRPr="00CF53B9">
        <w:rPr>
          <w:rFonts w:hint="eastAsia"/>
        </w:rPr>
        <w:t>(1)通過辦訓、評測單位測驗取得證書</w:t>
      </w:r>
      <w:r w:rsidR="00816EF8" w:rsidRPr="00B37058">
        <w:rPr>
          <w:rFonts w:hint="eastAsia"/>
          <w:color w:val="FF0000"/>
        </w:rPr>
        <w:t>(照)</w:t>
      </w:r>
      <w:r w:rsidRPr="00CF53B9">
        <w:rPr>
          <w:rFonts w:hint="eastAsia"/>
        </w:rPr>
        <w:t>；</w:t>
      </w:r>
    </w:p>
    <w:p w:rsidR="00590C1D" w:rsidRPr="00CF53B9" w:rsidRDefault="00590C1D" w:rsidP="00391767">
      <w:pPr>
        <w:pStyle w:val="CMMI30"/>
        <w:rPr>
          <w:rFonts w:hint="eastAsia"/>
        </w:rPr>
      </w:pPr>
      <w:r w:rsidRPr="00CF53B9">
        <w:rPr>
          <w:rFonts w:hint="eastAsia"/>
        </w:rPr>
        <w:t>(2)於內部辦理課程分享；</w:t>
      </w:r>
    </w:p>
    <w:p w:rsidR="00816EF8" w:rsidRPr="00CF53B9" w:rsidRDefault="00590C1D" w:rsidP="00391767">
      <w:pPr>
        <w:pStyle w:val="CMMI30"/>
      </w:pPr>
      <w:r w:rsidRPr="00CF53B9">
        <w:rPr>
          <w:rFonts w:hint="eastAsia"/>
        </w:rPr>
        <w:t>(3)課程無法於短期</w:t>
      </w:r>
      <w:r w:rsidR="005B748C" w:rsidRPr="00CF53B9">
        <w:rPr>
          <w:rFonts w:hint="eastAsia"/>
        </w:rPr>
        <w:t>(3~6個月)</w:t>
      </w:r>
      <w:r w:rsidRPr="00CF53B9">
        <w:rPr>
          <w:rFonts w:hint="eastAsia"/>
        </w:rPr>
        <w:t>做成效追蹤，得於年度績效評核進行考評</w:t>
      </w:r>
      <w:r w:rsidR="00816EF8" w:rsidRPr="00CF53B9">
        <w:rPr>
          <w:rFonts w:hint="eastAsia"/>
        </w:rPr>
        <w:t>；</w:t>
      </w:r>
    </w:p>
    <w:p w:rsidR="00BE36A9" w:rsidRPr="00B37058" w:rsidRDefault="00816EF8" w:rsidP="00391767">
      <w:pPr>
        <w:pStyle w:val="CMMI30"/>
      </w:pPr>
      <w:r w:rsidRPr="00B37058">
        <w:rPr>
          <w:rFonts w:hint="eastAsia"/>
        </w:rPr>
        <w:t>(4)</w:t>
      </w:r>
      <w:r w:rsidR="00B37058" w:rsidRPr="00B37058">
        <w:rPr>
          <w:rFonts w:hint="eastAsia"/>
        </w:rPr>
        <w:t>因課程性質</w:t>
      </w:r>
      <w:r w:rsidR="00A245E4">
        <w:rPr>
          <w:rFonts w:hint="eastAsia"/>
        </w:rPr>
        <w:t>，</w:t>
      </w:r>
      <w:r w:rsidR="00B37058" w:rsidRPr="00B37058">
        <w:rPr>
          <w:rFonts w:hint="eastAsia"/>
        </w:rPr>
        <w:t>提供心得報告經所屬事業群最高主管核</w:t>
      </w:r>
      <w:r w:rsidR="00A245E4">
        <w:rPr>
          <w:rFonts w:hint="eastAsia"/>
        </w:rPr>
        <w:t>可</w:t>
      </w:r>
      <w:r w:rsidR="00A245E4">
        <w:t>後</w:t>
      </w:r>
      <w:r w:rsidR="00B37058" w:rsidRPr="00B37058">
        <w:rPr>
          <w:rFonts w:hint="eastAsia"/>
        </w:rPr>
        <w:t>轉送人力資源處</w:t>
      </w:r>
      <w:r w:rsidR="00607FCF">
        <w:rPr>
          <w:rFonts w:hint="eastAsia"/>
        </w:rPr>
        <w:t>存查</w:t>
      </w:r>
      <w:r w:rsidR="00BE36A9" w:rsidRPr="00B37058">
        <w:rPr>
          <w:rFonts w:hint="eastAsia"/>
        </w:rPr>
        <w:t>。</w:t>
      </w:r>
    </w:p>
    <w:p w:rsidR="00BE36A9" w:rsidRPr="00CF53B9" w:rsidRDefault="00BE36A9">
      <w:pPr>
        <w:pStyle w:val="CMMI2"/>
        <w:spacing w:before="90"/>
        <w:ind w:left="480"/>
        <w:rPr>
          <w:rFonts w:hint="eastAsia"/>
          <w:color w:val="000000"/>
        </w:rPr>
      </w:pPr>
      <w:smartTag w:uri="urn:schemas-microsoft-com:office:smarttags" w:element="chsdate">
        <w:smartTagPr>
          <w:attr w:name="IsROCDate" w:val="False"/>
          <w:attr w:name="IsLunarDate" w:val="False"/>
          <w:attr w:name="Day" w:val="30"/>
          <w:attr w:name="Month" w:val="12"/>
          <w:attr w:name="Year" w:val="1899"/>
        </w:smartTagPr>
        <w:r w:rsidRPr="00CF53B9">
          <w:rPr>
            <w:rFonts w:hint="eastAsia"/>
            <w:color w:val="000000"/>
          </w:rPr>
          <w:t>5.3.4</w:t>
        </w:r>
      </w:smartTag>
      <w:r w:rsidRPr="00CF53B9">
        <w:rPr>
          <w:rFonts w:hint="eastAsia"/>
          <w:color w:val="000000"/>
        </w:rPr>
        <w:t>定期稽核</w:t>
      </w:r>
    </w:p>
    <w:p w:rsidR="00BE36A9" w:rsidRPr="00CF53B9" w:rsidRDefault="00BE36A9">
      <w:pPr>
        <w:pStyle w:val="CMMI2"/>
        <w:spacing w:before="90"/>
        <w:ind w:leftChars="350" w:left="840"/>
        <w:rPr>
          <w:rFonts w:hint="eastAsia"/>
          <w:color w:val="000000"/>
        </w:rPr>
      </w:pPr>
      <w:r w:rsidRPr="00CF53B9">
        <w:rPr>
          <w:rFonts w:hint="eastAsia"/>
          <w:color w:val="000000"/>
        </w:rPr>
        <w:t>配合本公司每季定期所舉行的</w:t>
      </w:r>
      <w:r w:rsidRPr="00CF53B9">
        <w:rPr>
          <w:rFonts w:hint="eastAsia"/>
          <w:color w:val="000000"/>
        </w:rPr>
        <w:t>CMMI</w:t>
      </w:r>
      <w:r w:rsidRPr="00CF53B9">
        <w:rPr>
          <w:rFonts w:hint="eastAsia"/>
          <w:color w:val="000000"/>
        </w:rPr>
        <w:t>內部稽核作業，對組織訓練程序執行的成效進行評估與檢討。同時也用以監督組織訓練執行狀況，並於必要時採取矯正措施。</w:t>
      </w:r>
    </w:p>
    <w:p w:rsidR="00BE36A9" w:rsidRPr="00CF53B9" w:rsidRDefault="00BE36A9">
      <w:pPr>
        <w:pStyle w:val="CMMI2"/>
        <w:spacing w:before="90"/>
        <w:ind w:leftChars="350" w:left="840"/>
        <w:rPr>
          <w:rFonts w:hint="eastAsia"/>
          <w:color w:val="000000"/>
        </w:rPr>
      </w:pPr>
    </w:p>
    <w:p w:rsidR="00BE36A9" w:rsidRPr="00CF53B9" w:rsidRDefault="00BE36A9">
      <w:pPr>
        <w:pStyle w:val="CMMI2"/>
        <w:spacing w:before="90"/>
        <w:ind w:left="480"/>
        <w:rPr>
          <w:color w:val="000000"/>
        </w:rPr>
      </w:pPr>
      <w:smartTag w:uri="urn:schemas-microsoft-com:office:smarttags" w:element="chsdate">
        <w:smartTagPr>
          <w:attr w:name="IsROCDate" w:val="False"/>
          <w:attr w:name="IsLunarDate" w:val="False"/>
          <w:attr w:name="Day" w:val="30"/>
          <w:attr w:name="Month" w:val="12"/>
          <w:attr w:name="Year" w:val="1899"/>
        </w:smartTagPr>
        <w:r w:rsidRPr="00CF53B9">
          <w:rPr>
            <w:color w:val="000000"/>
          </w:rPr>
          <w:t>5.3.</w:t>
        </w:r>
        <w:r w:rsidRPr="00CF53B9">
          <w:rPr>
            <w:rFonts w:hint="eastAsia"/>
            <w:color w:val="000000"/>
          </w:rPr>
          <w:t>5</w:t>
        </w:r>
      </w:smartTag>
      <w:r w:rsidRPr="00CF53B9">
        <w:rPr>
          <w:color w:val="000000"/>
        </w:rPr>
        <w:t xml:space="preserve"> </w:t>
      </w:r>
      <w:r w:rsidRPr="00CF53B9">
        <w:rPr>
          <w:rFonts w:hint="eastAsia"/>
          <w:color w:val="000000"/>
        </w:rPr>
        <w:t>約定：</w:t>
      </w:r>
    </w:p>
    <w:p w:rsidR="00BE36A9" w:rsidRPr="00CF53B9" w:rsidRDefault="00BE36A9">
      <w:pPr>
        <w:pStyle w:val="CMMI2"/>
        <w:spacing w:before="90"/>
        <w:ind w:left="480"/>
        <w:rPr>
          <w:rFonts w:hint="eastAsia"/>
          <w:color w:val="000000"/>
        </w:rPr>
      </w:pPr>
      <w:r w:rsidRPr="00CF53B9">
        <w:rPr>
          <w:color w:val="000000"/>
        </w:rPr>
        <w:t>(</w:t>
      </w:r>
      <w:r w:rsidRPr="00CF53B9">
        <w:rPr>
          <w:rFonts w:hint="eastAsia"/>
          <w:color w:val="000000"/>
        </w:rPr>
        <w:t>一</w:t>
      </w:r>
      <w:r w:rsidRPr="00CF53B9">
        <w:rPr>
          <w:color w:val="000000"/>
        </w:rPr>
        <w:t>)</w:t>
      </w:r>
      <w:r w:rsidRPr="00CF53B9">
        <w:rPr>
          <w:rFonts w:hint="eastAsia"/>
          <w:color w:val="000000"/>
        </w:rPr>
        <w:t>各部門主管認為對受訓人員有需其立承諾事項者</w:t>
      </w:r>
      <w:r w:rsidRPr="00CF53B9">
        <w:rPr>
          <w:color w:val="000000"/>
        </w:rPr>
        <w:t>(</w:t>
      </w:r>
      <w:r w:rsidRPr="00CF53B9">
        <w:rPr>
          <w:rFonts w:hint="eastAsia"/>
          <w:color w:val="000000"/>
        </w:rPr>
        <w:t>如受訓之課程係因其專案之需要得視專案需求簽訂服務年限、服務未滿簽約期間離職追償條件等</w:t>
      </w:r>
      <w:r w:rsidRPr="00CF53B9">
        <w:rPr>
          <w:color w:val="000000"/>
        </w:rPr>
        <w:t>)</w:t>
      </w:r>
      <w:r w:rsidRPr="00CF53B9">
        <w:rPr>
          <w:rFonts w:hint="eastAsia"/>
          <w:color w:val="000000"/>
        </w:rPr>
        <w:t>，</w:t>
      </w:r>
      <w:r w:rsidR="00C03F8F" w:rsidRPr="00F12302">
        <w:rPr>
          <w:rFonts w:hint="eastAsia"/>
          <w:color w:val="FF0000"/>
        </w:rPr>
        <w:t>應</w:t>
      </w:r>
      <w:r w:rsidRPr="00F12302">
        <w:rPr>
          <w:rFonts w:hint="eastAsia"/>
          <w:color w:val="FF0000"/>
        </w:rPr>
        <w:t>於</w:t>
      </w:r>
      <w:r w:rsidRPr="00CF53B9">
        <w:rPr>
          <w:rFonts w:hint="eastAsia"/>
          <w:color w:val="000000"/>
        </w:rPr>
        <w:t>受訓</w:t>
      </w:r>
      <w:r w:rsidR="00C03F8F" w:rsidRPr="00F12302">
        <w:rPr>
          <w:rFonts w:hint="eastAsia"/>
          <w:color w:val="FF0000"/>
        </w:rPr>
        <w:t>申</w:t>
      </w:r>
      <w:r w:rsidR="00C03F8F" w:rsidRPr="00F12302">
        <w:rPr>
          <w:color w:val="FF0000"/>
        </w:rPr>
        <w:t>請時</w:t>
      </w:r>
      <w:r w:rsidRPr="00CF53B9">
        <w:rPr>
          <w:rFonts w:hint="eastAsia"/>
          <w:color w:val="000000"/>
        </w:rPr>
        <w:t>要求受訓人員</w:t>
      </w:r>
      <w:r w:rsidR="00C03F8F">
        <w:rPr>
          <w:rFonts w:hint="eastAsia"/>
          <w:color w:val="000000"/>
        </w:rPr>
        <w:t>，</w:t>
      </w:r>
      <w:r w:rsidR="00C03F8F" w:rsidRPr="00AB1648">
        <w:rPr>
          <w:rFonts w:hint="eastAsia"/>
          <w:color w:val="FF0000"/>
        </w:rPr>
        <w:t>依</w:t>
      </w:r>
      <w:r w:rsidR="003F09D6">
        <w:rPr>
          <w:rFonts w:hint="eastAsia"/>
          <w:color w:val="FF0000"/>
        </w:rPr>
        <w:t>「</w:t>
      </w:r>
      <w:r w:rsidR="00C03F8F" w:rsidRPr="00AB1648">
        <w:rPr>
          <w:rFonts w:hint="eastAsia"/>
          <w:color w:val="FF0000"/>
        </w:rPr>
        <w:t>作業簽核管理辦法</w:t>
      </w:r>
      <w:r w:rsidR="003F09D6">
        <w:rPr>
          <w:rFonts w:hint="eastAsia"/>
          <w:color w:val="FF0000"/>
        </w:rPr>
        <w:t>」</w:t>
      </w:r>
      <w:r w:rsidR="00C03F8F" w:rsidRPr="00CF53B9">
        <w:rPr>
          <w:rFonts w:hint="eastAsia"/>
          <w:color w:val="000000"/>
        </w:rPr>
        <w:t>簽奉核准後</w:t>
      </w:r>
      <w:r w:rsidRPr="00CF53B9">
        <w:rPr>
          <w:rFonts w:hint="eastAsia"/>
          <w:color w:val="000000"/>
        </w:rPr>
        <w:t>遵照辦理。</w:t>
      </w:r>
    </w:p>
    <w:p w:rsidR="00BE36A9" w:rsidRPr="00CF53B9" w:rsidRDefault="00BE36A9">
      <w:pPr>
        <w:pStyle w:val="CMMI2"/>
        <w:spacing w:before="90"/>
        <w:ind w:left="480"/>
        <w:rPr>
          <w:rFonts w:hint="eastAsia"/>
          <w:color w:val="000000"/>
        </w:rPr>
      </w:pPr>
      <w:r w:rsidRPr="00CF53B9">
        <w:rPr>
          <w:color w:val="000000"/>
        </w:rPr>
        <w:t>(</w:t>
      </w:r>
      <w:r w:rsidRPr="00CF53B9">
        <w:rPr>
          <w:rFonts w:hint="eastAsia"/>
          <w:color w:val="000000"/>
        </w:rPr>
        <w:t>二</w:t>
      </w:r>
      <w:r w:rsidRPr="00CF53B9">
        <w:rPr>
          <w:color w:val="000000"/>
        </w:rPr>
        <w:t>)</w:t>
      </w:r>
      <w:r w:rsidRPr="00CF53B9">
        <w:rPr>
          <w:rFonts w:hint="eastAsia"/>
          <w:color w:val="000000"/>
        </w:rPr>
        <w:t>各部門主管需慎選提列受訓人員，如參加受訓人員於簽約期間內有怠忽職守之情形時，該員將依「獎懲作業辦法」處分，其主管亦須負連帶之責任。</w:t>
      </w:r>
      <w:r w:rsidRPr="00CF53B9">
        <w:rPr>
          <w:color w:val="000000"/>
        </w:rPr>
        <w:t xml:space="preserve">       </w:t>
      </w:r>
    </w:p>
    <w:p w:rsidR="00BE36A9" w:rsidRPr="00CF53B9" w:rsidRDefault="00BE36A9">
      <w:pPr>
        <w:pStyle w:val="CMMI2"/>
        <w:spacing w:before="90"/>
        <w:ind w:left="480"/>
        <w:rPr>
          <w:rFonts w:hint="eastAsia"/>
          <w:color w:val="000000"/>
        </w:rPr>
      </w:pPr>
      <w:r w:rsidRPr="00CF53B9">
        <w:rPr>
          <w:color w:val="000000"/>
        </w:rPr>
        <w:t>(</w:t>
      </w:r>
      <w:r w:rsidRPr="00CF53B9">
        <w:rPr>
          <w:rFonts w:hint="eastAsia"/>
          <w:color w:val="000000"/>
        </w:rPr>
        <w:t>三</w:t>
      </w:r>
      <w:r w:rsidRPr="00CF53B9">
        <w:rPr>
          <w:color w:val="000000"/>
        </w:rPr>
        <w:t>)</w:t>
      </w:r>
      <w:r w:rsidRPr="00CF53B9">
        <w:rPr>
          <w:rFonts w:hint="eastAsia"/>
          <w:color w:val="000000"/>
        </w:rPr>
        <w:t>各部門主管如認有需要，得請受訓人員講述心得報告或對相關人員做傳授、教導，受訓人員應予照辦，不得拒絕。</w:t>
      </w:r>
    </w:p>
    <w:p w:rsidR="00BE36A9" w:rsidRPr="00CF53B9" w:rsidRDefault="00BE36A9">
      <w:pPr>
        <w:pStyle w:val="CMMI2"/>
        <w:spacing w:before="90"/>
        <w:ind w:left="480"/>
        <w:rPr>
          <w:rFonts w:hint="eastAsia"/>
          <w:color w:val="000000"/>
        </w:rPr>
      </w:pPr>
    </w:p>
    <w:p w:rsidR="00BE36A9" w:rsidRPr="00CF53B9" w:rsidRDefault="00BE36A9">
      <w:pPr>
        <w:pStyle w:val="CMMI2"/>
        <w:spacing w:before="90"/>
        <w:ind w:left="480"/>
        <w:rPr>
          <w:color w:val="000000"/>
        </w:rPr>
      </w:pPr>
      <w:smartTag w:uri="urn:schemas-microsoft-com:office:smarttags" w:element="chsdate">
        <w:smartTagPr>
          <w:attr w:name="IsROCDate" w:val="False"/>
          <w:attr w:name="IsLunarDate" w:val="False"/>
          <w:attr w:name="Day" w:val="30"/>
          <w:attr w:name="Month" w:val="12"/>
          <w:attr w:name="Year" w:val="1899"/>
        </w:smartTagPr>
        <w:r w:rsidRPr="00CF53B9">
          <w:rPr>
            <w:color w:val="000000"/>
          </w:rPr>
          <w:t>5.3.</w:t>
        </w:r>
        <w:r w:rsidRPr="00CF53B9">
          <w:rPr>
            <w:rFonts w:hint="eastAsia"/>
            <w:color w:val="000000"/>
          </w:rPr>
          <w:t>6</w:t>
        </w:r>
      </w:smartTag>
      <w:r w:rsidRPr="00CF53B9">
        <w:rPr>
          <w:rFonts w:hint="eastAsia"/>
          <w:color w:val="000000"/>
        </w:rPr>
        <w:t>獎懲：</w:t>
      </w:r>
    </w:p>
    <w:p w:rsidR="00BE36A9" w:rsidRPr="00CF53B9" w:rsidRDefault="00BE36A9">
      <w:pPr>
        <w:pStyle w:val="CMMI2"/>
        <w:spacing w:before="90"/>
        <w:ind w:left="480"/>
        <w:rPr>
          <w:rFonts w:hint="eastAsia"/>
          <w:color w:val="000000"/>
        </w:rPr>
      </w:pPr>
      <w:r w:rsidRPr="00CF53B9">
        <w:rPr>
          <w:rFonts w:hint="eastAsia"/>
          <w:color w:val="000000"/>
        </w:rPr>
        <w:t>奉派受訓人員未能於規定時限內，提出書面報告或有及格結訓證書之訓練而未能取得及格證書，除追繳所交各項費用外，並酌情議處。如所屬單位主管隱匿不報，由</w:t>
      </w:r>
      <w:r w:rsidR="007D50DF" w:rsidRPr="00CF53B9">
        <w:rPr>
          <w:rFonts w:hint="eastAsia"/>
          <w:color w:val="000000"/>
        </w:rPr>
        <w:t>人力資源處</w:t>
      </w:r>
      <w:r w:rsidRPr="00CF53B9">
        <w:rPr>
          <w:rFonts w:hint="eastAsia"/>
          <w:color w:val="000000"/>
        </w:rPr>
        <w:t>查獲者，其單位主管應受連帶處分。</w:t>
      </w:r>
    </w:p>
    <w:p w:rsidR="00BE36A9" w:rsidRPr="00CF53B9" w:rsidRDefault="00BE36A9">
      <w:pPr>
        <w:pStyle w:val="CMMI1"/>
        <w:spacing w:before="180"/>
        <w:rPr>
          <w:rFonts w:ascii="標楷體" w:hint="eastAsia"/>
          <w:color w:val="000000"/>
        </w:rPr>
      </w:pPr>
      <w:r w:rsidRPr="00CF53B9">
        <w:rPr>
          <w:rFonts w:ascii="標楷體" w:hint="eastAsia"/>
          <w:color w:val="000000"/>
        </w:rPr>
        <w:t>6.【控制重點</w:t>
      </w:r>
      <w:r w:rsidRPr="00CF53B9">
        <w:rPr>
          <w:color w:val="000000"/>
        </w:rPr>
        <w:t>; Verification Steps</w:t>
      </w:r>
      <w:r w:rsidRPr="00CF53B9">
        <w:rPr>
          <w:rFonts w:ascii="標楷體" w:hint="eastAsia"/>
          <w:color w:val="000000"/>
        </w:rPr>
        <w:t>】：</w:t>
      </w:r>
    </w:p>
    <w:p w:rsidR="00BE36A9" w:rsidRPr="00CF53B9" w:rsidRDefault="00BE36A9">
      <w:pPr>
        <w:pStyle w:val="CMMI2"/>
        <w:spacing w:before="90"/>
        <w:ind w:left="480"/>
        <w:rPr>
          <w:rFonts w:ascii="標楷體" w:hint="eastAsia"/>
          <w:color w:val="000000"/>
        </w:rPr>
      </w:pPr>
      <w:r w:rsidRPr="00CF53B9">
        <w:rPr>
          <w:rFonts w:ascii="標楷體" w:hint="eastAsia"/>
          <w:color w:val="000000"/>
        </w:rPr>
        <w:t>6.1一般控制重點：</w:t>
      </w:r>
    </w:p>
    <w:p w:rsidR="00BE36A9" w:rsidRPr="00CF53B9" w:rsidRDefault="007D50DF">
      <w:pPr>
        <w:pStyle w:val="CMMI20"/>
        <w:rPr>
          <w:rFonts w:hint="eastAsia"/>
          <w:color w:val="000000"/>
        </w:rPr>
      </w:pPr>
      <w:r w:rsidRPr="00CF53B9">
        <w:rPr>
          <w:rFonts w:hint="eastAsia"/>
          <w:color w:val="000000"/>
        </w:rPr>
        <w:t>人力資源處</w:t>
      </w:r>
      <w:r w:rsidR="00BE36A9" w:rsidRPr="00CF53B9">
        <w:rPr>
          <w:rFonts w:hint="eastAsia"/>
          <w:color w:val="000000"/>
        </w:rPr>
        <w:t>應確認組織訓練流程的制訂及實施計畫確實符合組織政策，並在課程發展人員及講師之協助下，持續提供專案及支援團隊相關知識與技能。課程結束後，應對訓練成效加以評估。</w:t>
      </w:r>
    </w:p>
    <w:p w:rsidR="00BE36A9" w:rsidRPr="00CF53B9" w:rsidRDefault="00BE36A9">
      <w:pPr>
        <w:pStyle w:val="CMMI2"/>
        <w:spacing w:before="90"/>
        <w:ind w:left="480"/>
        <w:rPr>
          <w:rFonts w:ascii="標楷體" w:hint="eastAsia"/>
          <w:color w:val="000000"/>
        </w:rPr>
      </w:pPr>
      <w:r w:rsidRPr="00CF53B9">
        <w:rPr>
          <w:rFonts w:ascii="標楷體" w:hint="eastAsia"/>
          <w:color w:val="000000"/>
        </w:rPr>
        <w:t>6.2 CMMI控制重點：</w:t>
      </w:r>
    </w:p>
    <w:p w:rsidR="00BE36A9" w:rsidRPr="00CF53B9" w:rsidRDefault="007D50DF">
      <w:pPr>
        <w:pStyle w:val="CMMI20"/>
        <w:rPr>
          <w:color w:val="000000"/>
        </w:rPr>
      </w:pPr>
      <w:r w:rsidRPr="00CF53B9">
        <w:rPr>
          <w:rFonts w:hint="eastAsia"/>
          <w:color w:val="000000"/>
        </w:rPr>
        <w:t>人力資源處</w:t>
      </w:r>
      <w:r w:rsidR="00BE36A9" w:rsidRPr="00CF53B9">
        <w:rPr>
          <w:rFonts w:hint="eastAsia"/>
          <w:color w:val="000000"/>
        </w:rPr>
        <w:t>應確認組織訓練規劃、能力建立、執行等流程的制訂確實可以滿足CMMI『組織訓練』的特定目標及執行方法。</w:t>
      </w:r>
      <w:r w:rsidR="00BE36A9" w:rsidRPr="00CF53B9">
        <w:rPr>
          <w:color w:val="000000"/>
        </w:rPr>
        <w:t>(SG1</w:t>
      </w:r>
      <w:r w:rsidR="00BE36A9" w:rsidRPr="00CF53B9">
        <w:rPr>
          <w:rFonts w:hint="eastAsia"/>
          <w:color w:val="000000"/>
        </w:rPr>
        <w:t>建立組織訓練能力、</w:t>
      </w:r>
      <w:r w:rsidR="00BE36A9" w:rsidRPr="00CF53B9">
        <w:rPr>
          <w:color w:val="000000"/>
        </w:rPr>
        <w:t>SG2</w:t>
      </w:r>
      <w:r w:rsidR="00BE36A9" w:rsidRPr="00CF53B9">
        <w:rPr>
          <w:rFonts w:hint="eastAsia"/>
          <w:color w:val="000000"/>
        </w:rPr>
        <w:t>提供必要的訓練</w:t>
      </w:r>
      <w:r w:rsidR="00BE36A9" w:rsidRPr="00CF53B9">
        <w:rPr>
          <w:color w:val="000000"/>
        </w:rPr>
        <w:t>)</w:t>
      </w:r>
    </w:p>
    <w:p w:rsidR="00BE36A9" w:rsidRPr="00CF53B9" w:rsidRDefault="00BE36A9">
      <w:pPr>
        <w:pStyle w:val="CMMI2"/>
        <w:spacing w:before="90"/>
        <w:ind w:left="480"/>
        <w:rPr>
          <w:rFonts w:ascii="標楷體" w:hint="eastAsia"/>
          <w:color w:val="000000"/>
        </w:rPr>
      </w:pPr>
      <w:r w:rsidRPr="00CF53B9">
        <w:rPr>
          <w:rFonts w:ascii="標楷體" w:hint="eastAsia"/>
          <w:color w:val="000000"/>
        </w:rPr>
        <w:t>6.3度量項目：</w:t>
      </w:r>
    </w:p>
    <w:p w:rsidR="00BE36A9" w:rsidRPr="00CF53B9" w:rsidRDefault="00BE36A9">
      <w:pPr>
        <w:pStyle w:val="CMMI20"/>
        <w:rPr>
          <w:rFonts w:hint="eastAsia"/>
          <w:color w:val="000000"/>
        </w:rPr>
      </w:pPr>
      <w:smartTag w:uri="urn:schemas-microsoft-com:office:smarttags" w:element="chsdate">
        <w:smartTagPr>
          <w:attr w:name="IsROCDate" w:val="False"/>
          <w:attr w:name="IsLunarDate" w:val="False"/>
          <w:attr w:name="Day" w:val="30"/>
          <w:attr w:name="Month" w:val="12"/>
          <w:attr w:name="Year" w:val="1899"/>
        </w:smartTagPr>
        <w:r w:rsidRPr="00CF53B9">
          <w:rPr>
            <w:color w:val="000000"/>
          </w:rPr>
          <w:t>6.3.1</w:t>
        </w:r>
      </w:smartTag>
      <w:r w:rsidRPr="00CF53B9">
        <w:rPr>
          <w:rFonts w:hint="eastAsia"/>
          <w:color w:val="000000"/>
        </w:rPr>
        <w:t>執行的訓練課程數目。</w:t>
      </w:r>
    </w:p>
    <w:p w:rsidR="00BE36A9" w:rsidRPr="00CF53B9" w:rsidRDefault="00BE36A9">
      <w:pPr>
        <w:pStyle w:val="CMMI20"/>
        <w:rPr>
          <w:rFonts w:hint="eastAsia"/>
          <w:color w:val="000000"/>
        </w:rPr>
      </w:pPr>
      <w:smartTag w:uri="urn:schemas-microsoft-com:office:smarttags" w:element="chsdate">
        <w:smartTagPr>
          <w:attr w:name="IsROCDate" w:val="False"/>
          <w:attr w:name="IsLunarDate" w:val="False"/>
          <w:attr w:name="Day" w:val="30"/>
          <w:attr w:name="Month" w:val="12"/>
          <w:attr w:name="Year" w:val="1899"/>
        </w:smartTagPr>
        <w:r w:rsidRPr="00CF53B9">
          <w:rPr>
            <w:rFonts w:hint="eastAsia"/>
            <w:color w:val="000000"/>
          </w:rPr>
          <w:t>6.3.2</w:t>
        </w:r>
      </w:smartTag>
      <w:r w:rsidRPr="00CF53B9">
        <w:rPr>
          <w:rFonts w:hint="eastAsia"/>
          <w:color w:val="000000"/>
        </w:rPr>
        <w:t xml:space="preserve"> 受訓參與人數及時數。</w:t>
      </w:r>
    </w:p>
    <w:p w:rsidR="00BE36A9" w:rsidRPr="00CF53B9" w:rsidRDefault="00BE36A9">
      <w:pPr>
        <w:pStyle w:val="CMMI20"/>
        <w:rPr>
          <w:rFonts w:hint="eastAsia"/>
          <w:color w:val="000000"/>
        </w:rPr>
      </w:pPr>
      <w:smartTag w:uri="urn:schemas-microsoft-com:office:smarttags" w:element="chsdate">
        <w:smartTagPr>
          <w:attr w:name="IsROCDate" w:val="False"/>
          <w:attr w:name="IsLunarDate" w:val="False"/>
          <w:attr w:name="Day" w:val="30"/>
          <w:attr w:name="Month" w:val="12"/>
          <w:attr w:name="Year" w:val="1899"/>
        </w:smartTagPr>
        <w:r w:rsidRPr="00CF53B9">
          <w:rPr>
            <w:color w:val="000000"/>
          </w:rPr>
          <w:t>6.3.</w:t>
        </w:r>
        <w:r w:rsidRPr="00CF53B9">
          <w:rPr>
            <w:rFonts w:hint="eastAsia"/>
            <w:color w:val="000000"/>
          </w:rPr>
          <w:t>3</w:t>
        </w:r>
      </w:smartTag>
      <w:r w:rsidRPr="00CF53B9">
        <w:rPr>
          <w:rFonts w:hint="eastAsia"/>
          <w:color w:val="000000"/>
        </w:rPr>
        <w:t>學員問卷調查表統計。</w:t>
      </w:r>
    </w:p>
    <w:p w:rsidR="00BE36A9" w:rsidRPr="00CF53B9" w:rsidRDefault="00BE36A9">
      <w:pPr>
        <w:pStyle w:val="CMMI1"/>
        <w:spacing w:before="180"/>
        <w:rPr>
          <w:rFonts w:ascii="標楷體" w:hint="eastAsia"/>
          <w:color w:val="000000"/>
        </w:rPr>
      </w:pPr>
      <w:r w:rsidRPr="00CF53B9">
        <w:rPr>
          <w:rFonts w:ascii="標楷體" w:hint="eastAsia"/>
          <w:color w:val="000000"/>
        </w:rPr>
        <w:t>7.【允入/允出準則</w:t>
      </w:r>
      <w:r w:rsidRPr="00CF53B9">
        <w:rPr>
          <w:color w:val="000000"/>
        </w:rPr>
        <w:t>; Entry/Exit Criteria</w:t>
      </w:r>
      <w:r w:rsidRPr="00CF53B9">
        <w:rPr>
          <w:rFonts w:ascii="標楷體" w:hint="eastAsia"/>
          <w:color w:val="000000"/>
        </w:rPr>
        <w:t>】：</w:t>
      </w:r>
    </w:p>
    <w:p w:rsidR="00BE36A9" w:rsidRPr="00CF53B9" w:rsidRDefault="00BE36A9">
      <w:pPr>
        <w:pStyle w:val="CMMI2"/>
        <w:spacing w:before="90"/>
        <w:ind w:left="480"/>
        <w:rPr>
          <w:rFonts w:ascii="標楷體"/>
          <w:color w:val="000000"/>
        </w:rPr>
      </w:pPr>
      <w:r w:rsidRPr="00CF53B9">
        <w:rPr>
          <w:rFonts w:ascii="標楷體" w:hint="eastAsia"/>
          <w:color w:val="000000"/>
        </w:rPr>
        <w:t>7.1組織訓練規劃：</w:t>
      </w:r>
    </w:p>
    <w:p w:rsidR="00BE36A9" w:rsidRPr="00CF53B9" w:rsidRDefault="00BE36A9">
      <w:pPr>
        <w:pStyle w:val="CMMI2"/>
        <w:spacing w:before="90"/>
        <w:ind w:left="480" w:firstLineChars="200" w:firstLine="480"/>
        <w:rPr>
          <w:rFonts w:ascii="標楷體"/>
          <w:color w:val="000000"/>
        </w:rPr>
      </w:pPr>
      <w:smartTag w:uri="urn:schemas-microsoft-com:office:smarttags" w:element="chsdate">
        <w:smartTagPr>
          <w:attr w:name="IsROCDate" w:val="False"/>
          <w:attr w:name="IsLunarDate" w:val="False"/>
          <w:attr w:name="Day" w:val="30"/>
          <w:attr w:name="Month" w:val="12"/>
          <w:attr w:name="Year" w:val="1899"/>
        </w:smartTagPr>
        <w:r w:rsidRPr="00CF53B9">
          <w:rPr>
            <w:rFonts w:ascii="標楷體" w:hint="eastAsia"/>
            <w:color w:val="000000"/>
          </w:rPr>
          <w:t>7.1</w:t>
        </w:r>
        <w:r w:rsidRPr="00CF53B9">
          <w:rPr>
            <w:rFonts w:ascii="標楷體"/>
            <w:color w:val="000000"/>
          </w:rPr>
          <w:t>.1</w:t>
        </w:r>
      </w:smartTag>
      <w:r w:rsidRPr="00CF53B9">
        <w:rPr>
          <w:rFonts w:ascii="標楷體" w:hint="eastAsia"/>
          <w:color w:val="000000"/>
        </w:rPr>
        <w:t>組織訓練規劃允入準則：</w:t>
      </w:r>
    </w:p>
    <w:p w:rsidR="00BE36A9" w:rsidRPr="00CF53B9" w:rsidRDefault="002B6759" w:rsidP="00391767">
      <w:pPr>
        <w:pStyle w:val="CMMI30"/>
        <w:rPr>
          <w:rFonts w:hint="eastAsia"/>
        </w:rPr>
      </w:pPr>
      <w:r w:rsidRPr="00CF53B9">
        <w:rPr>
          <w:rFonts w:hint="eastAsia"/>
        </w:rPr>
        <w:t>(1)</w:t>
      </w:r>
      <w:r w:rsidR="00BE36A9" w:rsidRPr="00CF53B9">
        <w:rPr>
          <w:rFonts w:hint="eastAsia"/>
        </w:rPr>
        <w:t>配合「流程改善規劃」時</w:t>
      </w:r>
    </w:p>
    <w:p w:rsidR="00BE36A9" w:rsidRPr="00CF53B9" w:rsidRDefault="002B6759" w:rsidP="00391767">
      <w:pPr>
        <w:pStyle w:val="CMMI30"/>
        <w:rPr>
          <w:rFonts w:hint="eastAsia"/>
        </w:rPr>
      </w:pPr>
      <w:r w:rsidRPr="00CF53B9">
        <w:rPr>
          <w:rFonts w:hint="eastAsia"/>
        </w:rPr>
        <w:t>(</w:t>
      </w:r>
      <w:r w:rsidR="00BE36A9" w:rsidRPr="00CF53B9">
        <w:t>2</w:t>
      </w:r>
      <w:r w:rsidRPr="00CF53B9">
        <w:rPr>
          <w:rFonts w:hint="eastAsia"/>
        </w:rPr>
        <w:t>)</w:t>
      </w:r>
      <w:r w:rsidR="00D5442B" w:rsidRPr="00CF53B9">
        <w:rPr>
          <w:rFonts w:hint="eastAsia"/>
        </w:rPr>
        <w:t>年度組織訓練計畫</w:t>
      </w:r>
      <w:r w:rsidR="00BE36A9" w:rsidRPr="00CF53B9">
        <w:rPr>
          <w:rFonts w:hint="eastAsia"/>
        </w:rPr>
        <w:t>修訂時</w:t>
      </w:r>
    </w:p>
    <w:p w:rsidR="00BE36A9" w:rsidRPr="00CF53B9" w:rsidRDefault="00BE36A9">
      <w:pPr>
        <w:pStyle w:val="CMMI2"/>
        <w:spacing w:before="90"/>
        <w:ind w:left="480" w:firstLineChars="200" w:firstLine="480"/>
        <w:rPr>
          <w:rFonts w:ascii="標楷體" w:hint="eastAsia"/>
          <w:color w:val="000000"/>
        </w:rPr>
      </w:pPr>
      <w:smartTag w:uri="urn:schemas-microsoft-com:office:smarttags" w:element="chsdate">
        <w:smartTagPr>
          <w:attr w:name="IsROCDate" w:val="False"/>
          <w:attr w:name="IsLunarDate" w:val="False"/>
          <w:attr w:name="Day" w:val="30"/>
          <w:attr w:name="Month" w:val="12"/>
          <w:attr w:name="Year" w:val="1899"/>
        </w:smartTagPr>
        <w:r w:rsidRPr="00CF53B9">
          <w:rPr>
            <w:rFonts w:ascii="標楷體" w:hint="eastAsia"/>
            <w:color w:val="000000"/>
          </w:rPr>
          <w:t>7.</w:t>
        </w:r>
        <w:r w:rsidRPr="00CF53B9">
          <w:rPr>
            <w:rFonts w:ascii="標楷體"/>
            <w:color w:val="000000"/>
          </w:rPr>
          <w:t>1.</w:t>
        </w:r>
        <w:r w:rsidRPr="00CF53B9">
          <w:rPr>
            <w:rFonts w:ascii="標楷體" w:hint="eastAsia"/>
            <w:color w:val="000000"/>
          </w:rPr>
          <w:t>2</w:t>
        </w:r>
      </w:smartTag>
      <w:r w:rsidRPr="00CF53B9">
        <w:rPr>
          <w:rFonts w:ascii="標楷體" w:hint="eastAsia"/>
          <w:color w:val="000000"/>
        </w:rPr>
        <w:t>組織訓練規劃允出準則：</w:t>
      </w:r>
    </w:p>
    <w:p w:rsidR="00BE36A9" w:rsidRPr="00CF53B9" w:rsidRDefault="002B6759" w:rsidP="00391767">
      <w:pPr>
        <w:pStyle w:val="CMMI30"/>
        <w:rPr>
          <w:rFonts w:hint="eastAsia"/>
        </w:rPr>
      </w:pPr>
      <w:r w:rsidRPr="00CF53B9">
        <w:rPr>
          <w:rFonts w:hint="eastAsia"/>
        </w:rPr>
        <w:t>(</w:t>
      </w:r>
      <w:r w:rsidR="00BE36A9" w:rsidRPr="00CF53B9">
        <w:t>1</w:t>
      </w:r>
      <w:r w:rsidRPr="00CF53B9">
        <w:rPr>
          <w:rFonts w:hint="eastAsia"/>
        </w:rPr>
        <w:t>)</w:t>
      </w:r>
      <w:r w:rsidR="00D5442B" w:rsidRPr="00CF53B9">
        <w:rPr>
          <w:rFonts w:hint="eastAsia"/>
        </w:rPr>
        <w:t>年度組織</w:t>
      </w:r>
      <w:r w:rsidR="00BE36A9" w:rsidRPr="00CF53B9">
        <w:rPr>
          <w:rFonts w:hint="eastAsia"/>
        </w:rPr>
        <w:t>訓練計畫審查通過</w:t>
      </w:r>
    </w:p>
    <w:p w:rsidR="00BE36A9" w:rsidRPr="00CF53B9" w:rsidRDefault="00BE36A9">
      <w:pPr>
        <w:pStyle w:val="CMMI2"/>
        <w:spacing w:before="90"/>
        <w:ind w:left="480"/>
        <w:rPr>
          <w:color w:val="000000"/>
        </w:rPr>
      </w:pPr>
      <w:r w:rsidRPr="00CF53B9">
        <w:rPr>
          <w:color w:val="000000"/>
        </w:rPr>
        <w:t>7.2</w:t>
      </w:r>
      <w:r w:rsidRPr="00CF53B9">
        <w:rPr>
          <w:rFonts w:hint="eastAsia"/>
          <w:color w:val="000000"/>
        </w:rPr>
        <w:t>組織訓練能力建立</w:t>
      </w:r>
    </w:p>
    <w:p w:rsidR="00BE36A9" w:rsidRPr="00CF53B9" w:rsidRDefault="00BE36A9">
      <w:pPr>
        <w:pStyle w:val="CMMI2"/>
        <w:spacing w:before="90"/>
        <w:ind w:left="480" w:firstLineChars="200" w:firstLine="480"/>
        <w:rPr>
          <w:color w:val="000000"/>
        </w:rPr>
      </w:pPr>
      <w:smartTag w:uri="urn:schemas-microsoft-com:office:smarttags" w:element="chsdate">
        <w:smartTagPr>
          <w:attr w:name="IsROCDate" w:val="False"/>
          <w:attr w:name="IsLunarDate" w:val="False"/>
          <w:attr w:name="Day" w:val="30"/>
          <w:attr w:name="Month" w:val="12"/>
          <w:attr w:name="Year" w:val="1899"/>
        </w:smartTagPr>
        <w:r w:rsidRPr="00CF53B9">
          <w:rPr>
            <w:color w:val="000000"/>
          </w:rPr>
          <w:t>7.2.1</w:t>
        </w:r>
      </w:smartTag>
      <w:r w:rsidRPr="00CF53B9">
        <w:rPr>
          <w:rFonts w:hint="eastAsia"/>
          <w:color w:val="000000"/>
        </w:rPr>
        <w:t>組織訓練能力建立允入準則：</w:t>
      </w:r>
    </w:p>
    <w:p w:rsidR="00BE36A9" w:rsidRPr="00CF53B9" w:rsidRDefault="002B6759" w:rsidP="00391767">
      <w:pPr>
        <w:pStyle w:val="CMMI30"/>
      </w:pPr>
      <w:r w:rsidRPr="00CF53B9">
        <w:rPr>
          <w:rFonts w:hint="eastAsia"/>
        </w:rPr>
        <w:t>(1)</w:t>
      </w:r>
      <w:r w:rsidR="00D5442B" w:rsidRPr="00CF53B9">
        <w:rPr>
          <w:rFonts w:hint="eastAsia"/>
        </w:rPr>
        <w:t>年度組織訓練計畫</w:t>
      </w:r>
      <w:r w:rsidR="00BE36A9" w:rsidRPr="00CF53B9">
        <w:rPr>
          <w:rFonts w:hint="eastAsia"/>
        </w:rPr>
        <w:t>完成時</w:t>
      </w:r>
    </w:p>
    <w:p w:rsidR="00BE36A9" w:rsidRPr="00CF53B9" w:rsidRDefault="00BE36A9">
      <w:pPr>
        <w:pStyle w:val="CMMI2"/>
        <w:spacing w:before="90"/>
        <w:ind w:left="480" w:firstLineChars="200" w:firstLine="480"/>
        <w:rPr>
          <w:color w:val="000000"/>
        </w:rPr>
      </w:pPr>
      <w:smartTag w:uri="urn:schemas-microsoft-com:office:smarttags" w:element="chsdate">
        <w:smartTagPr>
          <w:attr w:name="IsROCDate" w:val="False"/>
          <w:attr w:name="IsLunarDate" w:val="False"/>
          <w:attr w:name="Day" w:val="30"/>
          <w:attr w:name="Month" w:val="12"/>
          <w:attr w:name="Year" w:val="1899"/>
        </w:smartTagPr>
        <w:r w:rsidRPr="00CF53B9">
          <w:rPr>
            <w:color w:val="000000"/>
          </w:rPr>
          <w:t>7.2.2</w:t>
        </w:r>
      </w:smartTag>
      <w:r w:rsidRPr="00CF53B9">
        <w:rPr>
          <w:rFonts w:hint="eastAsia"/>
          <w:color w:val="000000"/>
        </w:rPr>
        <w:t>組織訓練能力建立允出準則：</w:t>
      </w:r>
    </w:p>
    <w:p w:rsidR="00BE36A9" w:rsidRPr="00CF53B9" w:rsidRDefault="002B6759" w:rsidP="00391767">
      <w:pPr>
        <w:pStyle w:val="CMMI30"/>
        <w:rPr>
          <w:rFonts w:hint="eastAsia"/>
        </w:rPr>
      </w:pPr>
      <w:r w:rsidRPr="00CF53B9">
        <w:rPr>
          <w:rFonts w:hint="eastAsia"/>
        </w:rPr>
        <w:t>(</w:t>
      </w:r>
      <w:r w:rsidR="00BE36A9" w:rsidRPr="00CF53B9">
        <w:t>1</w:t>
      </w:r>
      <w:r w:rsidRPr="00CF53B9">
        <w:rPr>
          <w:rFonts w:hint="eastAsia"/>
        </w:rPr>
        <w:t>)</w:t>
      </w:r>
      <w:r w:rsidR="00BE36A9" w:rsidRPr="00CF53B9">
        <w:rPr>
          <w:rFonts w:hint="eastAsia"/>
        </w:rPr>
        <w:t>訓練教材發展或取得完成</w:t>
      </w:r>
    </w:p>
    <w:p w:rsidR="00BE36A9" w:rsidRPr="00CF53B9" w:rsidRDefault="002B6759" w:rsidP="00391767">
      <w:pPr>
        <w:pStyle w:val="CMMI30"/>
        <w:rPr>
          <w:rFonts w:hint="eastAsia"/>
        </w:rPr>
      </w:pPr>
      <w:r w:rsidRPr="00CF53B9">
        <w:rPr>
          <w:rFonts w:hint="eastAsia"/>
        </w:rPr>
        <w:t>(</w:t>
      </w:r>
      <w:r w:rsidR="00BE36A9" w:rsidRPr="00CF53B9">
        <w:t>2</w:t>
      </w:r>
      <w:r w:rsidRPr="00CF53B9">
        <w:rPr>
          <w:rFonts w:hint="eastAsia"/>
        </w:rPr>
        <w:t>)</w:t>
      </w:r>
      <w:r w:rsidR="00BE36A9" w:rsidRPr="00CF53B9">
        <w:rPr>
          <w:rFonts w:hint="eastAsia"/>
        </w:rPr>
        <w:t>講師訓練完成</w:t>
      </w:r>
    </w:p>
    <w:p w:rsidR="00BE36A9" w:rsidRPr="00CF53B9" w:rsidRDefault="00BE36A9">
      <w:pPr>
        <w:pStyle w:val="CMMI2"/>
        <w:spacing w:before="90"/>
        <w:ind w:left="480"/>
        <w:rPr>
          <w:color w:val="000000"/>
        </w:rPr>
      </w:pPr>
      <w:r w:rsidRPr="00CF53B9">
        <w:rPr>
          <w:color w:val="000000"/>
        </w:rPr>
        <w:t>7.3</w:t>
      </w:r>
      <w:r w:rsidRPr="00CF53B9">
        <w:rPr>
          <w:rFonts w:hint="eastAsia"/>
          <w:color w:val="000000"/>
        </w:rPr>
        <w:t>組織訓練執行：</w:t>
      </w:r>
    </w:p>
    <w:p w:rsidR="00BE36A9" w:rsidRPr="00CF53B9" w:rsidRDefault="00BE36A9">
      <w:pPr>
        <w:pStyle w:val="CMMI2"/>
        <w:spacing w:before="90"/>
        <w:ind w:left="480" w:firstLineChars="200" w:firstLine="480"/>
        <w:rPr>
          <w:color w:val="000000"/>
        </w:rPr>
      </w:pPr>
      <w:smartTag w:uri="urn:schemas-microsoft-com:office:smarttags" w:element="chsdate">
        <w:smartTagPr>
          <w:attr w:name="IsROCDate" w:val="False"/>
          <w:attr w:name="IsLunarDate" w:val="False"/>
          <w:attr w:name="Day" w:val="30"/>
          <w:attr w:name="Month" w:val="12"/>
          <w:attr w:name="Year" w:val="1899"/>
        </w:smartTagPr>
        <w:r w:rsidRPr="00CF53B9">
          <w:rPr>
            <w:color w:val="000000"/>
          </w:rPr>
          <w:t>7.3.1</w:t>
        </w:r>
      </w:smartTag>
      <w:r w:rsidRPr="00CF53B9">
        <w:rPr>
          <w:rFonts w:hint="eastAsia"/>
          <w:color w:val="000000"/>
        </w:rPr>
        <w:t>組織訓練執行允入準則：</w:t>
      </w:r>
    </w:p>
    <w:p w:rsidR="00BE36A9" w:rsidRPr="00CF53B9" w:rsidRDefault="002B6759" w:rsidP="00391767">
      <w:pPr>
        <w:pStyle w:val="CMMI30"/>
        <w:rPr>
          <w:rFonts w:hint="eastAsia"/>
        </w:rPr>
      </w:pPr>
      <w:r w:rsidRPr="00CF53B9">
        <w:rPr>
          <w:rFonts w:hint="eastAsia"/>
        </w:rPr>
        <w:t>(</w:t>
      </w:r>
      <w:r w:rsidR="00BE36A9" w:rsidRPr="00CF53B9">
        <w:t>1</w:t>
      </w:r>
      <w:r w:rsidRPr="00CF53B9">
        <w:rPr>
          <w:rFonts w:hint="eastAsia"/>
        </w:rPr>
        <w:t>)</w:t>
      </w:r>
      <w:r w:rsidR="00BE36A9" w:rsidRPr="00CF53B9">
        <w:rPr>
          <w:rFonts w:hint="eastAsia"/>
        </w:rPr>
        <w:t>組織訓練準備就緒</w:t>
      </w:r>
    </w:p>
    <w:p w:rsidR="00BE36A9" w:rsidRPr="00CF53B9" w:rsidRDefault="002B6759" w:rsidP="00391767">
      <w:pPr>
        <w:pStyle w:val="CMMI30"/>
      </w:pPr>
      <w:r w:rsidRPr="00CF53B9">
        <w:rPr>
          <w:rFonts w:hint="eastAsia"/>
        </w:rPr>
        <w:t>(</w:t>
      </w:r>
      <w:r w:rsidR="00BE36A9" w:rsidRPr="00CF53B9">
        <w:t>2</w:t>
      </w:r>
      <w:r w:rsidRPr="00CF53B9">
        <w:rPr>
          <w:rFonts w:hint="eastAsia"/>
        </w:rPr>
        <w:t>)</w:t>
      </w:r>
      <w:r w:rsidR="00BE36A9" w:rsidRPr="00CF53B9">
        <w:rPr>
          <w:rFonts w:hint="eastAsia"/>
        </w:rPr>
        <w:t>組織訓練實施時</w:t>
      </w:r>
    </w:p>
    <w:p w:rsidR="00BE36A9" w:rsidRPr="00CF53B9" w:rsidRDefault="00BE36A9">
      <w:pPr>
        <w:pStyle w:val="CMMI2"/>
        <w:spacing w:before="90"/>
        <w:ind w:left="480" w:firstLineChars="200" w:firstLine="480"/>
        <w:rPr>
          <w:color w:val="000000"/>
        </w:rPr>
      </w:pPr>
      <w:smartTag w:uri="urn:schemas-microsoft-com:office:smarttags" w:element="chsdate">
        <w:smartTagPr>
          <w:attr w:name="IsROCDate" w:val="False"/>
          <w:attr w:name="IsLunarDate" w:val="False"/>
          <w:attr w:name="Day" w:val="30"/>
          <w:attr w:name="Month" w:val="12"/>
          <w:attr w:name="Year" w:val="1899"/>
        </w:smartTagPr>
        <w:r w:rsidRPr="00CF53B9">
          <w:rPr>
            <w:color w:val="000000"/>
          </w:rPr>
          <w:t>7.3.2</w:t>
        </w:r>
      </w:smartTag>
      <w:r w:rsidRPr="00CF53B9">
        <w:rPr>
          <w:rFonts w:hint="eastAsia"/>
          <w:color w:val="000000"/>
        </w:rPr>
        <w:t>組織訓練執行允出準則：</w:t>
      </w:r>
    </w:p>
    <w:p w:rsidR="00BE36A9" w:rsidRPr="00CF53B9" w:rsidRDefault="002B6759" w:rsidP="00391767">
      <w:pPr>
        <w:pStyle w:val="CMMI30"/>
        <w:rPr>
          <w:rFonts w:hint="eastAsia"/>
        </w:rPr>
      </w:pPr>
      <w:r w:rsidRPr="00CF53B9">
        <w:rPr>
          <w:rFonts w:hint="eastAsia"/>
        </w:rPr>
        <w:t>(1)</w:t>
      </w:r>
      <w:r w:rsidR="00BE36A9" w:rsidRPr="00CF53B9">
        <w:rPr>
          <w:rFonts w:hint="eastAsia"/>
        </w:rPr>
        <w:t>所有訓練計畫項目均執行完成</w:t>
      </w:r>
    </w:p>
    <w:p w:rsidR="00BE36A9" w:rsidRPr="00CF53B9" w:rsidRDefault="002B6759" w:rsidP="00391767">
      <w:pPr>
        <w:pStyle w:val="CMMI30"/>
        <w:rPr>
          <w:rFonts w:hint="eastAsia"/>
        </w:rPr>
      </w:pPr>
      <w:r w:rsidRPr="00CF53B9">
        <w:rPr>
          <w:rFonts w:hint="eastAsia"/>
        </w:rPr>
        <w:t>(</w:t>
      </w:r>
      <w:r w:rsidR="00BE36A9" w:rsidRPr="00CF53B9">
        <w:t>2</w:t>
      </w:r>
      <w:r w:rsidRPr="00CF53B9">
        <w:rPr>
          <w:rFonts w:hint="eastAsia"/>
        </w:rPr>
        <w:t>)</w:t>
      </w:r>
      <w:r w:rsidR="00BE36A9" w:rsidRPr="00CF53B9">
        <w:rPr>
          <w:rFonts w:hint="eastAsia"/>
        </w:rPr>
        <w:t>訓練</w:t>
      </w:r>
      <w:r w:rsidR="009B3AAB" w:rsidRPr="00CF53B9">
        <w:rPr>
          <w:rFonts w:hint="eastAsia"/>
        </w:rPr>
        <w:t>報告</w:t>
      </w:r>
      <w:r w:rsidR="00BE36A9" w:rsidRPr="00CF53B9">
        <w:rPr>
          <w:rFonts w:hint="eastAsia"/>
        </w:rPr>
        <w:t>完成</w:t>
      </w:r>
    </w:p>
    <w:p w:rsidR="00BE36A9" w:rsidRPr="00CF53B9" w:rsidRDefault="00BE36A9">
      <w:pPr>
        <w:pStyle w:val="CMMI1"/>
        <w:spacing w:before="180"/>
        <w:rPr>
          <w:rFonts w:ascii="標楷體" w:hint="eastAsia"/>
          <w:color w:val="000000"/>
        </w:rPr>
      </w:pPr>
      <w:r w:rsidRPr="00CF53B9">
        <w:rPr>
          <w:rFonts w:ascii="標楷體" w:hint="eastAsia"/>
          <w:color w:val="000000"/>
        </w:rPr>
        <w:t>8.【輸入/輸出</w:t>
      </w:r>
      <w:r w:rsidRPr="00CF53B9">
        <w:rPr>
          <w:color w:val="000000"/>
        </w:rPr>
        <w:t>; Inputs/Outputs</w:t>
      </w:r>
      <w:r w:rsidRPr="00CF53B9">
        <w:rPr>
          <w:rFonts w:ascii="標楷體" w:hint="eastAsia"/>
          <w:color w:val="000000"/>
        </w:rPr>
        <w:t>】：</w:t>
      </w:r>
    </w:p>
    <w:p w:rsidR="00BE36A9" w:rsidRPr="00CF53B9" w:rsidRDefault="00BE36A9">
      <w:pPr>
        <w:pStyle w:val="CMMI2"/>
        <w:spacing w:before="90"/>
        <w:ind w:left="480"/>
        <w:rPr>
          <w:rFonts w:ascii="標楷體"/>
          <w:color w:val="000000"/>
        </w:rPr>
      </w:pPr>
      <w:r w:rsidRPr="00CF53B9">
        <w:rPr>
          <w:rFonts w:ascii="標楷體" w:hint="eastAsia"/>
          <w:color w:val="000000"/>
        </w:rPr>
        <w:t>8.1組織訓練規劃：</w:t>
      </w:r>
    </w:p>
    <w:p w:rsidR="00BE36A9" w:rsidRPr="00CF53B9" w:rsidRDefault="00BE36A9">
      <w:pPr>
        <w:pStyle w:val="CMMI2"/>
        <w:spacing w:before="90"/>
        <w:ind w:left="480" w:firstLineChars="200" w:firstLine="480"/>
        <w:rPr>
          <w:rFonts w:ascii="標楷體"/>
          <w:color w:val="000000"/>
        </w:rPr>
      </w:pPr>
      <w:smartTag w:uri="urn:schemas-microsoft-com:office:smarttags" w:element="chsdate">
        <w:smartTagPr>
          <w:attr w:name="IsROCDate" w:val="False"/>
          <w:attr w:name="IsLunarDate" w:val="False"/>
          <w:attr w:name="Day" w:val="30"/>
          <w:attr w:name="Month" w:val="12"/>
          <w:attr w:name="Year" w:val="1899"/>
        </w:smartTagPr>
        <w:r w:rsidRPr="00CF53B9">
          <w:rPr>
            <w:rFonts w:ascii="標楷體" w:hint="eastAsia"/>
            <w:color w:val="000000"/>
          </w:rPr>
          <w:t>8.1</w:t>
        </w:r>
        <w:r w:rsidRPr="00CF53B9">
          <w:rPr>
            <w:rFonts w:ascii="標楷體"/>
            <w:color w:val="000000"/>
          </w:rPr>
          <w:t>.1</w:t>
        </w:r>
      </w:smartTag>
      <w:r w:rsidRPr="00CF53B9">
        <w:rPr>
          <w:rFonts w:ascii="標楷體" w:hint="eastAsia"/>
          <w:color w:val="000000"/>
        </w:rPr>
        <w:t>組織訓練規劃輸入說明：</w:t>
      </w:r>
    </w:p>
    <w:p w:rsidR="00BE36A9" w:rsidRPr="00CF53B9" w:rsidRDefault="002B6759" w:rsidP="00391767">
      <w:pPr>
        <w:pStyle w:val="CMMI30"/>
        <w:rPr>
          <w:rFonts w:hint="eastAsia"/>
        </w:rPr>
      </w:pPr>
      <w:r w:rsidRPr="00CF53B9">
        <w:rPr>
          <w:rFonts w:hint="eastAsia"/>
        </w:rPr>
        <w:t>(</w:t>
      </w:r>
      <w:r w:rsidR="00BE36A9" w:rsidRPr="00CF53B9">
        <w:t>1</w:t>
      </w:r>
      <w:r w:rsidRPr="00CF53B9">
        <w:rPr>
          <w:rFonts w:hint="eastAsia"/>
        </w:rPr>
        <w:t>)</w:t>
      </w:r>
      <w:r w:rsidR="00BE36A9" w:rsidRPr="00CF53B9">
        <w:rPr>
          <w:rFonts w:hint="eastAsia"/>
        </w:rPr>
        <w:t>流程改善計畫</w:t>
      </w:r>
    </w:p>
    <w:p w:rsidR="00BE36A9" w:rsidRPr="00CF53B9" w:rsidRDefault="002B6759" w:rsidP="00391767">
      <w:pPr>
        <w:pStyle w:val="CMMI30"/>
        <w:rPr>
          <w:rFonts w:hint="eastAsia"/>
        </w:rPr>
      </w:pPr>
      <w:r w:rsidRPr="00CF53B9">
        <w:rPr>
          <w:rFonts w:hint="eastAsia"/>
        </w:rPr>
        <w:t>(</w:t>
      </w:r>
      <w:r w:rsidR="00BE36A9" w:rsidRPr="00CF53B9">
        <w:t>2</w:t>
      </w:r>
      <w:r w:rsidRPr="00CF53B9">
        <w:rPr>
          <w:rFonts w:hint="eastAsia"/>
        </w:rPr>
        <w:t>)</w:t>
      </w:r>
      <w:r w:rsidR="00BE36A9" w:rsidRPr="00CF53B9">
        <w:rPr>
          <w:rFonts w:hint="eastAsia"/>
        </w:rPr>
        <w:t>組織訓練需求</w:t>
      </w:r>
    </w:p>
    <w:p w:rsidR="00BE36A9" w:rsidRPr="00CF53B9" w:rsidRDefault="00BE36A9">
      <w:pPr>
        <w:pStyle w:val="CMMI2"/>
        <w:spacing w:before="90"/>
        <w:ind w:left="480" w:firstLineChars="200" w:firstLine="480"/>
        <w:rPr>
          <w:rFonts w:ascii="標楷體"/>
          <w:color w:val="000000"/>
        </w:rPr>
      </w:pPr>
      <w:smartTag w:uri="urn:schemas-microsoft-com:office:smarttags" w:element="chsdate">
        <w:smartTagPr>
          <w:attr w:name="IsROCDate" w:val="False"/>
          <w:attr w:name="IsLunarDate" w:val="False"/>
          <w:attr w:name="Day" w:val="30"/>
          <w:attr w:name="Month" w:val="12"/>
          <w:attr w:name="Year" w:val="1899"/>
        </w:smartTagPr>
        <w:r w:rsidRPr="00CF53B9">
          <w:rPr>
            <w:rFonts w:ascii="標楷體"/>
            <w:color w:val="000000"/>
          </w:rPr>
          <w:t>8.1.2</w:t>
        </w:r>
      </w:smartTag>
      <w:r w:rsidRPr="00CF53B9">
        <w:rPr>
          <w:rFonts w:ascii="標楷體" w:hint="eastAsia"/>
          <w:color w:val="000000"/>
        </w:rPr>
        <w:t>組織訓練規劃輸出說明</w:t>
      </w:r>
    </w:p>
    <w:p w:rsidR="00BE36A9" w:rsidRPr="00CF53B9" w:rsidRDefault="002B6759" w:rsidP="00391767">
      <w:pPr>
        <w:pStyle w:val="CMMI30"/>
        <w:rPr>
          <w:rFonts w:hint="eastAsia"/>
        </w:rPr>
      </w:pPr>
      <w:r w:rsidRPr="00CF53B9">
        <w:rPr>
          <w:rFonts w:hint="eastAsia"/>
        </w:rPr>
        <w:t>(</w:t>
      </w:r>
      <w:r w:rsidR="00BE36A9" w:rsidRPr="00CF53B9">
        <w:t>1</w:t>
      </w:r>
      <w:r w:rsidRPr="00CF53B9">
        <w:rPr>
          <w:rFonts w:hint="eastAsia"/>
        </w:rPr>
        <w:t>)</w:t>
      </w:r>
      <w:r w:rsidR="00D52F0F" w:rsidRPr="00CF53B9">
        <w:rPr>
          <w:rFonts w:hint="eastAsia"/>
        </w:rPr>
        <w:t>年度</w:t>
      </w:r>
      <w:r w:rsidR="00BE36A9" w:rsidRPr="00CF53B9">
        <w:rPr>
          <w:rFonts w:hint="eastAsia"/>
        </w:rPr>
        <w:t>組織訓練計畫</w:t>
      </w:r>
    </w:p>
    <w:p w:rsidR="00BE36A9" w:rsidRPr="00CF53B9" w:rsidRDefault="00BE36A9">
      <w:pPr>
        <w:pStyle w:val="CMMI2"/>
        <w:spacing w:before="90"/>
        <w:ind w:left="480"/>
        <w:rPr>
          <w:rFonts w:ascii="標楷體"/>
          <w:color w:val="000000"/>
        </w:rPr>
      </w:pPr>
      <w:r w:rsidRPr="00CF53B9">
        <w:rPr>
          <w:rFonts w:ascii="標楷體" w:hint="eastAsia"/>
          <w:color w:val="000000"/>
        </w:rPr>
        <w:t>8.</w:t>
      </w:r>
      <w:r w:rsidRPr="00CF53B9">
        <w:rPr>
          <w:rFonts w:ascii="標楷體"/>
          <w:color w:val="000000"/>
        </w:rPr>
        <w:t>2</w:t>
      </w:r>
      <w:r w:rsidRPr="00CF53B9">
        <w:rPr>
          <w:rFonts w:ascii="標楷體" w:hint="eastAsia"/>
          <w:color w:val="000000"/>
        </w:rPr>
        <w:t>組織訓練能力建立：</w:t>
      </w:r>
    </w:p>
    <w:p w:rsidR="00BE36A9" w:rsidRPr="00CF53B9" w:rsidRDefault="00BE36A9">
      <w:pPr>
        <w:pStyle w:val="CMMI2"/>
        <w:spacing w:before="90"/>
        <w:ind w:left="480" w:firstLineChars="200" w:firstLine="480"/>
        <w:rPr>
          <w:rFonts w:ascii="標楷體"/>
          <w:color w:val="000000"/>
        </w:rPr>
      </w:pPr>
      <w:smartTag w:uri="urn:schemas-microsoft-com:office:smarttags" w:element="chsdate">
        <w:smartTagPr>
          <w:attr w:name="IsROCDate" w:val="False"/>
          <w:attr w:name="IsLunarDate" w:val="False"/>
          <w:attr w:name="Day" w:val="30"/>
          <w:attr w:name="Month" w:val="12"/>
          <w:attr w:name="Year" w:val="1899"/>
        </w:smartTagPr>
        <w:r w:rsidRPr="00CF53B9">
          <w:rPr>
            <w:rFonts w:ascii="標楷體" w:hint="eastAsia"/>
            <w:color w:val="000000"/>
          </w:rPr>
          <w:t>8.</w:t>
        </w:r>
        <w:r w:rsidRPr="00CF53B9">
          <w:rPr>
            <w:rFonts w:ascii="標楷體"/>
            <w:color w:val="000000"/>
          </w:rPr>
          <w:t>2.1</w:t>
        </w:r>
      </w:smartTag>
      <w:r w:rsidRPr="00CF53B9">
        <w:rPr>
          <w:rFonts w:ascii="標楷體" w:hint="eastAsia"/>
          <w:color w:val="000000"/>
        </w:rPr>
        <w:t>組織訓練能力建立輸入說明：</w:t>
      </w:r>
    </w:p>
    <w:p w:rsidR="00BE36A9" w:rsidRPr="00CF53B9" w:rsidRDefault="002B6759" w:rsidP="00391767">
      <w:pPr>
        <w:pStyle w:val="CMMI30"/>
        <w:rPr>
          <w:rFonts w:hint="eastAsia"/>
        </w:rPr>
      </w:pPr>
      <w:r w:rsidRPr="00CF53B9">
        <w:rPr>
          <w:rFonts w:hint="eastAsia"/>
        </w:rPr>
        <w:t>(</w:t>
      </w:r>
      <w:r w:rsidR="00BE36A9" w:rsidRPr="00CF53B9">
        <w:t>1</w:t>
      </w:r>
      <w:r w:rsidRPr="00CF53B9">
        <w:rPr>
          <w:rFonts w:hint="eastAsia"/>
        </w:rPr>
        <w:t>)</w:t>
      </w:r>
      <w:r w:rsidR="00D52F0F" w:rsidRPr="00CF53B9">
        <w:rPr>
          <w:rFonts w:hint="eastAsia"/>
        </w:rPr>
        <w:t>年度</w:t>
      </w:r>
      <w:r w:rsidR="00BE36A9" w:rsidRPr="00CF53B9">
        <w:rPr>
          <w:rFonts w:hint="eastAsia"/>
        </w:rPr>
        <w:t>組織訓練計畫</w:t>
      </w:r>
    </w:p>
    <w:p w:rsidR="00BE36A9" w:rsidRPr="00CF53B9" w:rsidRDefault="00BE36A9">
      <w:pPr>
        <w:pStyle w:val="CMMI2"/>
        <w:spacing w:before="90"/>
        <w:ind w:left="480" w:firstLineChars="200" w:firstLine="480"/>
        <w:rPr>
          <w:rFonts w:ascii="標楷體" w:hint="eastAsia"/>
          <w:color w:val="000000"/>
        </w:rPr>
      </w:pPr>
      <w:smartTag w:uri="urn:schemas-microsoft-com:office:smarttags" w:element="chsdate">
        <w:smartTagPr>
          <w:attr w:name="IsROCDate" w:val="False"/>
          <w:attr w:name="IsLunarDate" w:val="False"/>
          <w:attr w:name="Day" w:val="30"/>
          <w:attr w:name="Month" w:val="12"/>
          <w:attr w:name="Year" w:val="1899"/>
        </w:smartTagPr>
        <w:r w:rsidRPr="00CF53B9">
          <w:rPr>
            <w:rFonts w:ascii="標楷體"/>
            <w:color w:val="000000"/>
          </w:rPr>
          <w:t>8.2.2</w:t>
        </w:r>
      </w:smartTag>
      <w:r w:rsidRPr="00CF53B9">
        <w:rPr>
          <w:rFonts w:ascii="標楷體" w:hint="eastAsia"/>
          <w:color w:val="000000"/>
        </w:rPr>
        <w:t>組織訓練能力建立輸出說明：</w:t>
      </w:r>
    </w:p>
    <w:p w:rsidR="00BE36A9" w:rsidRPr="00CF53B9" w:rsidRDefault="002B6759" w:rsidP="00391767">
      <w:pPr>
        <w:pStyle w:val="CMMI30"/>
        <w:rPr>
          <w:rFonts w:hint="eastAsia"/>
        </w:rPr>
      </w:pPr>
      <w:r w:rsidRPr="00CF53B9">
        <w:rPr>
          <w:rFonts w:hint="eastAsia"/>
        </w:rPr>
        <w:t>(</w:t>
      </w:r>
      <w:r w:rsidR="00BE36A9" w:rsidRPr="00CF53B9">
        <w:t>1</w:t>
      </w:r>
      <w:r w:rsidRPr="00CF53B9">
        <w:rPr>
          <w:rFonts w:hint="eastAsia"/>
        </w:rPr>
        <w:t>)</w:t>
      </w:r>
      <w:r w:rsidR="00BE36A9" w:rsidRPr="00CF53B9">
        <w:rPr>
          <w:rFonts w:hint="eastAsia"/>
        </w:rPr>
        <w:t>訓練教材</w:t>
      </w:r>
    </w:p>
    <w:p w:rsidR="00BE36A9" w:rsidRPr="00CF53B9" w:rsidRDefault="002B6759" w:rsidP="00391767">
      <w:pPr>
        <w:pStyle w:val="CMMI30"/>
        <w:rPr>
          <w:rFonts w:hint="eastAsia"/>
        </w:rPr>
      </w:pPr>
      <w:r w:rsidRPr="00CF53B9">
        <w:rPr>
          <w:rFonts w:hint="eastAsia"/>
        </w:rPr>
        <w:t>(</w:t>
      </w:r>
      <w:r w:rsidR="00BE36A9" w:rsidRPr="00CF53B9">
        <w:t>2</w:t>
      </w:r>
      <w:r w:rsidRPr="00CF53B9">
        <w:rPr>
          <w:rFonts w:hint="eastAsia"/>
        </w:rPr>
        <w:t>)</w:t>
      </w:r>
      <w:r w:rsidR="00BE36A9" w:rsidRPr="00CF53B9">
        <w:rPr>
          <w:rFonts w:hint="eastAsia"/>
        </w:rPr>
        <w:t>講師清單</w:t>
      </w:r>
    </w:p>
    <w:p w:rsidR="00BE36A9" w:rsidRPr="00CF53B9" w:rsidRDefault="00BE36A9">
      <w:pPr>
        <w:pStyle w:val="CMMI2"/>
        <w:spacing w:before="90"/>
        <w:ind w:left="480"/>
        <w:rPr>
          <w:color w:val="000000"/>
        </w:rPr>
      </w:pPr>
      <w:r w:rsidRPr="00CF53B9">
        <w:rPr>
          <w:color w:val="000000"/>
        </w:rPr>
        <w:t>8.3</w:t>
      </w:r>
      <w:r w:rsidRPr="00CF53B9">
        <w:rPr>
          <w:rFonts w:hint="eastAsia"/>
          <w:color w:val="000000"/>
        </w:rPr>
        <w:t>組織訓練執行：</w:t>
      </w:r>
    </w:p>
    <w:p w:rsidR="00BE36A9" w:rsidRPr="00CF53B9" w:rsidRDefault="00BE36A9">
      <w:pPr>
        <w:pStyle w:val="CMMI2"/>
        <w:spacing w:before="90"/>
        <w:ind w:left="480" w:firstLineChars="200" w:firstLine="480"/>
        <w:rPr>
          <w:color w:val="000000"/>
        </w:rPr>
      </w:pPr>
      <w:smartTag w:uri="urn:schemas-microsoft-com:office:smarttags" w:element="chsdate">
        <w:smartTagPr>
          <w:attr w:name="IsROCDate" w:val="False"/>
          <w:attr w:name="IsLunarDate" w:val="False"/>
          <w:attr w:name="Day" w:val="30"/>
          <w:attr w:name="Month" w:val="12"/>
          <w:attr w:name="Year" w:val="1899"/>
        </w:smartTagPr>
        <w:r w:rsidRPr="00CF53B9">
          <w:rPr>
            <w:color w:val="000000"/>
          </w:rPr>
          <w:t>8.3.1</w:t>
        </w:r>
      </w:smartTag>
      <w:r w:rsidRPr="00CF53B9">
        <w:rPr>
          <w:rFonts w:hint="eastAsia"/>
          <w:color w:val="000000"/>
        </w:rPr>
        <w:t>組織訓練執行輸入說明：</w:t>
      </w:r>
    </w:p>
    <w:p w:rsidR="00BE36A9" w:rsidRPr="00CF53B9" w:rsidRDefault="002B6759" w:rsidP="00391767">
      <w:pPr>
        <w:pStyle w:val="CMMI30"/>
        <w:rPr>
          <w:rFonts w:hint="eastAsia"/>
        </w:rPr>
      </w:pPr>
      <w:r w:rsidRPr="00CF53B9">
        <w:rPr>
          <w:rFonts w:hint="eastAsia"/>
        </w:rPr>
        <w:t>(</w:t>
      </w:r>
      <w:r w:rsidR="00BE36A9" w:rsidRPr="00CF53B9">
        <w:t>1</w:t>
      </w:r>
      <w:r w:rsidRPr="00CF53B9">
        <w:rPr>
          <w:rFonts w:hint="eastAsia"/>
        </w:rPr>
        <w:t>)</w:t>
      </w:r>
      <w:r w:rsidR="00BE36A9" w:rsidRPr="00CF53B9">
        <w:rPr>
          <w:rFonts w:hint="eastAsia"/>
        </w:rPr>
        <w:t>課程計畫</w:t>
      </w:r>
    </w:p>
    <w:p w:rsidR="00BE36A9" w:rsidRPr="00CF53B9" w:rsidRDefault="002B6759" w:rsidP="00391767">
      <w:pPr>
        <w:pStyle w:val="CMMI30"/>
        <w:rPr>
          <w:rFonts w:hint="eastAsia"/>
        </w:rPr>
      </w:pPr>
      <w:r w:rsidRPr="00CF53B9">
        <w:rPr>
          <w:rFonts w:hint="eastAsia"/>
        </w:rPr>
        <w:t>(</w:t>
      </w:r>
      <w:r w:rsidR="00BE36A9" w:rsidRPr="00CF53B9">
        <w:t>2</w:t>
      </w:r>
      <w:r w:rsidRPr="00CF53B9">
        <w:rPr>
          <w:rFonts w:hint="eastAsia"/>
        </w:rPr>
        <w:t>)</w:t>
      </w:r>
      <w:r w:rsidR="00BE36A9" w:rsidRPr="00CF53B9">
        <w:rPr>
          <w:rFonts w:hint="eastAsia"/>
        </w:rPr>
        <w:t>訓練教材</w:t>
      </w:r>
    </w:p>
    <w:p w:rsidR="00BE36A9" w:rsidRPr="00CF53B9" w:rsidRDefault="00BE36A9">
      <w:pPr>
        <w:pStyle w:val="CMMI2"/>
        <w:spacing w:before="90"/>
        <w:ind w:left="480" w:firstLineChars="200" w:firstLine="480"/>
        <w:rPr>
          <w:rFonts w:hint="eastAsia"/>
          <w:color w:val="000000"/>
        </w:rPr>
      </w:pPr>
      <w:smartTag w:uri="urn:schemas-microsoft-com:office:smarttags" w:element="chsdate">
        <w:smartTagPr>
          <w:attr w:name="IsROCDate" w:val="False"/>
          <w:attr w:name="IsLunarDate" w:val="False"/>
          <w:attr w:name="Day" w:val="30"/>
          <w:attr w:name="Month" w:val="12"/>
          <w:attr w:name="Year" w:val="1899"/>
        </w:smartTagPr>
        <w:r w:rsidRPr="00CF53B9">
          <w:rPr>
            <w:color w:val="000000"/>
          </w:rPr>
          <w:t>8.3.2</w:t>
        </w:r>
      </w:smartTag>
      <w:r w:rsidRPr="00CF53B9">
        <w:rPr>
          <w:rFonts w:hint="eastAsia"/>
          <w:color w:val="000000"/>
        </w:rPr>
        <w:t>組織訓練執行輸出說明：</w:t>
      </w:r>
    </w:p>
    <w:p w:rsidR="00BE36A9" w:rsidRPr="00CF53B9" w:rsidRDefault="002B6759" w:rsidP="00391767">
      <w:pPr>
        <w:pStyle w:val="CMMI30"/>
        <w:rPr>
          <w:rFonts w:hint="eastAsia"/>
        </w:rPr>
      </w:pPr>
      <w:r w:rsidRPr="00CF53B9">
        <w:rPr>
          <w:rFonts w:hint="eastAsia"/>
        </w:rPr>
        <w:t>(</w:t>
      </w:r>
      <w:r w:rsidR="00BE36A9" w:rsidRPr="00CF53B9">
        <w:t>1</w:t>
      </w:r>
      <w:r w:rsidRPr="00CF53B9">
        <w:rPr>
          <w:rFonts w:hint="eastAsia"/>
        </w:rPr>
        <w:t>)</w:t>
      </w:r>
      <w:r w:rsidR="00BE36A9" w:rsidRPr="00CF53B9">
        <w:rPr>
          <w:rFonts w:hint="eastAsia"/>
        </w:rPr>
        <w:t>訓練紀錄</w:t>
      </w:r>
    </w:p>
    <w:p w:rsidR="00D5442B" w:rsidRPr="00CF53B9" w:rsidRDefault="000D5277" w:rsidP="00391767">
      <w:pPr>
        <w:pStyle w:val="CMMI30"/>
        <w:rPr>
          <w:rFonts w:hint="eastAsia"/>
        </w:rPr>
      </w:pPr>
      <w:r w:rsidRPr="00CF53B9">
        <w:rPr>
          <w:rFonts w:hint="eastAsia"/>
        </w:rPr>
        <w:t>(2</w:t>
      </w:r>
      <w:r w:rsidR="00D5442B" w:rsidRPr="00CF53B9">
        <w:rPr>
          <w:rFonts w:hint="eastAsia"/>
        </w:rPr>
        <w:t>)訓練執行報告</w:t>
      </w:r>
    </w:p>
    <w:p w:rsidR="00BE36A9" w:rsidRPr="00CF53B9" w:rsidRDefault="00BE36A9">
      <w:pPr>
        <w:pStyle w:val="CMMI1"/>
        <w:spacing w:before="180"/>
        <w:rPr>
          <w:rFonts w:ascii="標楷體" w:hint="eastAsia"/>
          <w:color w:val="000000"/>
        </w:rPr>
      </w:pPr>
      <w:r w:rsidRPr="00CF53B9">
        <w:rPr>
          <w:rFonts w:ascii="標楷體" w:hint="eastAsia"/>
          <w:color w:val="000000"/>
        </w:rPr>
        <w:t>9.</w:t>
      </w:r>
      <w:r w:rsidRPr="00CF53B9">
        <w:rPr>
          <w:color w:val="000000"/>
        </w:rPr>
        <w:t>【調適原則</w:t>
      </w:r>
      <w:r w:rsidRPr="00CF53B9">
        <w:rPr>
          <w:color w:val="000000"/>
        </w:rPr>
        <w:t>; Tailoring Guideline</w:t>
      </w:r>
      <w:r w:rsidRPr="00CF53B9">
        <w:rPr>
          <w:color w:val="000000"/>
        </w:rPr>
        <w:t>】</w:t>
      </w:r>
      <w:r w:rsidRPr="00CF53B9">
        <w:rPr>
          <w:rFonts w:ascii="標楷體" w:hint="eastAsia"/>
          <w:color w:val="000000"/>
        </w:rPr>
        <w:t>：</w:t>
      </w:r>
    </w:p>
    <w:p w:rsidR="00BE36A9" w:rsidRPr="00CF53B9" w:rsidRDefault="00BE36A9" w:rsidP="002D1432">
      <w:pPr>
        <w:pStyle w:val="CMMI10"/>
        <w:rPr>
          <w:rFonts w:hint="eastAsia"/>
        </w:rPr>
      </w:pPr>
      <w:r w:rsidRPr="00CF53B9">
        <w:t>9</w:t>
      </w:r>
      <w:r w:rsidRPr="00CF53B9">
        <w:rPr>
          <w:rFonts w:hint="eastAsia"/>
        </w:rPr>
        <w:t>.1</w:t>
      </w:r>
      <w:r w:rsidR="00D5442B" w:rsidRPr="00CF53B9">
        <w:rPr>
          <w:rFonts w:hint="eastAsia"/>
        </w:rPr>
        <w:t>年度</w:t>
      </w:r>
      <w:r w:rsidR="00B817E8" w:rsidRPr="00CF53B9">
        <w:rPr>
          <w:rFonts w:hint="eastAsia"/>
        </w:rPr>
        <w:t>組織</w:t>
      </w:r>
      <w:r w:rsidRPr="00CF53B9">
        <w:rPr>
          <w:rFonts w:hint="eastAsia"/>
        </w:rPr>
        <w:t>訓練計畫可視規劃時機和實際需要做成一份文件，或依據訓練主題、訓練時程不同，分成數個子計畫。</w:t>
      </w:r>
    </w:p>
    <w:p w:rsidR="00663F6A" w:rsidRDefault="00663F6A" w:rsidP="002D1432">
      <w:pPr>
        <w:pStyle w:val="CMMI10"/>
      </w:pPr>
      <w:r w:rsidRPr="00CF53B9">
        <w:rPr>
          <w:rFonts w:hint="eastAsia"/>
        </w:rPr>
        <w:t>9.2 附件10.</w:t>
      </w:r>
      <w:r w:rsidR="00D5442B" w:rsidRPr="00CF53B9">
        <w:rPr>
          <w:rFonts w:hint="eastAsia"/>
        </w:rPr>
        <w:t>2</w:t>
      </w:r>
      <w:r w:rsidRPr="00CF53B9">
        <w:rPr>
          <w:rFonts w:hint="eastAsia"/>
        </w:rPr>
        <w:t>“內部訓練簽到單”得視訓練之實際需求，</w:t>
      </w:r>
      <w:r w:rsidR="00994304" w:rsidRPr="00CF53B9">
        <w:rPr>
          <w:rFonts w:hint="eastAsia"/>
        </w:rPr>
        <w:t>將</w:t>
      </w:r>
      <w:r w:rsidRPr="00CF53B9">
        <w:rPr>
          <w:rFonts w:hint="eastAsia"/>
        </w:rPr>
        <w:t>原表單項目</w:t>
      </w:r>
      <w:r w:rsidR="00994304" w:rsidRPr="00CF53B9">
        <w:rPr>
          <w:rFonts w:hint="eastAsia"/>
        </w:rPr>
        <w:t>略做調整。</w:t>
      </w:r>
    </w:p>
    <w:p w:rsidR="00DE3108" w:rsidRPr="00F56A34" w:rsidRDefault="00DE3108" w:rsidP="002D1432">
      <w:pPr>
        <w:pStyle w:val="CMMI10"/>
        <w:rPr>
          <w:rFonts w:hint="eastAsia"/>
          <w:color w:val="FF0000"/>
        </w:rPr>
      </w:pPr>
      <w:r w:rsidRPr="00F56A34">
        <w:rPr>
          <w:rFonts w:hint="eastAsia"/>
          <w:color w:val="FF0000"/>
        </w:rPr>
        <w:t>9.3 有關組織訓練程序，將依循本管理辦法規範辦理，相關作業表單應配合電子化作業辦理。</w:t>
      </w:r>
    </w:p>
    <w:p w:rsidR="00BE36A9" w:rsidRPr="00CF53B9" w:rsidRDefault="00BE36A9">
      <w:pPr>
        <w:pStyle w:val="CMMI1"/>
        <w:spacing w:before="180"/>
        <w:rPr>
          <w:rFonts w:hint="eastAsia"/>
          <w:color w:val="000000"/>
        </w:rPr>
      </w:pPr>
      <w:r w:rsidRPr="00CF53B9">
        <w:rPr>
          <w:rFonts w:ascii="標楷體" w:hint="eastAsia"/>
          <w:color w:val="000000"/>
          <w:lang w:val="it"/>
        </w:rPr>
        <w:t>10.</w:t>
      </w:r>
      <w:r w:rsidRPr="00CF53B9">
        <w:rPr>
          <w:color w:val="000000"/>
        </w:rPr>
        <w:t>【附件</w:t>
      </w:r>
      <w:r w:rsidRPr="00CF53B9">
        <w:rPr>
          <w:color w:val="000000"/>
          <w:lang w:val="it"/>
        </w:rPr>
        <w:t>; Appendix</w:t>
      </w:r>
      <w:r w:rsidRPr="00CF53B9">
        <w:rPr>
          <w:color w:val="000000"/>
        </w:rPr>
        <w:t>】</w:t>
      </w:r>
    </w:p>
    <w:p w:rsidR="00D5442B" w:rsidRPr="00CF53B9" w:rsidRDefault="00D5442B" w:rsidP="00D5442B">
      <w:pPr>
        <w:pStyle w:val="CMMI1"/>
        <w:spacing w:before="180"/>
        <w:ind w:leftChars="200" w:left="480"/>
        <w:rPr>
          <w:rFonts w:hint="eastAsia"/>
          <w:color w:val="000000"/>
        </w:rPr>
      </w:pPr>
      <w:r w:rsidRPr="00F56A34">
        <w:rPr>
          <w:rFonts w:hint="eastAsia"/>
          <w:b w:val="0"/>
          <w:color w:val="000000"/>
        </w:rPr>
        <w:t>10.1</w:t>
      </w:r>
      <w:r w:rsidRPr="00F56A34">
        <w:rPr>
          <w:rFonts w:hint="eastAsia"/>
          <w:b w:val="0"/>
          <w:color w:val="000000"/>
        </w:rPr>
        <w:t>“</w:t>
      </w:r>
      <w:r w:rsidR="00B817E8" w:rsidRPr="00CF53B9">
        <w:rPr>
          <w:rFonts w:hint="eastAsia"/>
          <w:b w:val="0"/>
          <w:color w:val="000000"/>
        </w:rPr>
        <w:t>年度組織訓練計畫</w:t>
      </w:r>
      <w:r w:rsidR="00B817E8" w:rsidRPr="00CF53B9">
        <w:rPr>
          <w:b w:val="0"/>
          <w:color w:val="000000"/>
        </w:rPr>
        <w:t>”</w:t>
      </w:r>
      <w:r w:rsidR="000601D8" w:rsidRPr="00CF53B9">
        <w:rPr>
          <w:rFonts w:hint="eastAsia"/>
          <w:b w:val="0"/>
          <w:color w:val="000000"/>
        </w:rPr>
        <w:t>(</w:t>
      </w:r>
      <w:r w:rsidR="000601D8" w:rsidRPr="00CF53B9">
        <w:rPr>
          <w:rFonts w:hint="eastAsia"/>
          <w:b w:val="0"/>
          <w:color w:val="000000"/>
        </w:rPr>
        <w:t>範本</w:t>
      </w:r>
      <w:r w:rsidR="000601D8" w:rsidRPr="00CF53B9">
        <w:rPr>
          <w:rFonts w:hint="eastAsia"/>
          <w:b w:val="0"/>
          <w:color w:val="000000"/>
        </w:rPr>
        <w:t>)</w:t>
      </w:r>
      <w:bookmarkStart w:id="2" w:name="_MON_1565592100"/>
      <w:bookmarkEnd w:id="2"/>
      <w:r w:rsidR="005B748C" w:rsidRPr="00CF53B9">
        <w:rPr>
          <w:b w:val="0"/>
          <w:color w:val="000000"/>
        </w:rPr>
        <w:object w:dxaOrig="1533" w:dyaOrig="937">
          <v:shape id="_x0000_i1025" type="#_x0000_t75" style="width:76.5pt;height:46.5pt" o:ole="">
            <v:imagedata r:id="rId8" o:title=""/>
          </v:shape>
          <o:OLEObject Type="Embed" ProgID="Word.Document.8" ShapeID="_x0000_i1025" DrawAspect="Icon" ObjectID="_1805887038" r:id="rId9">
            <o:FieldCodes>\s</o:FieldCodes>
          </o:OLEObject>
        </w:object>
      </w:r>
      <w:r w:rsidR="005B748C" w:rsidRPr="00CF53B9">
        <w:rPr>
          <w:rFonts w:hint="eastAsia"/>
          <w:color w:val="000000"/>
        </w:rPr>
        <w:t xml:space="preserve"> </w:t>
      </w:r>
    </w:p>
    <w:p w:rsidR="00BE36A9" w:rsidRPr="00CF53B9" w:rsidRDefault="00BE36A9">
      <w:pPr>
        <w:pStyle w:val="CMMI2"/>
        <w:spacing w:before="90"/>
        <w:ind w:left="480"/>
        <w:rPr>
          <w:rFonts w:hint="eastAsia"/>
          <w:color w:val="000000"/>
        </w:rPr>
      </w:pPr>
      <w:r w:rsidRPr="00CF53B9">
        <w:rPr>
          <w:rFonts w:hint="eastAsia"/>
          <w:color w:val="000000"/>
        </w:rPr>
        <w:t>10.</w:t>
      </w:r>
      <w:r w:rsidR="00D5442B" w:rsidRPr="00CF53B9">
        <w:rPr>
          <w:rFonts w:hint="eastAsia"/>
          <w:color w:val="000000"/>
        </w:rPr>
        <w:t>2</w:t>
      </w:r>
      <w:r w:rsidRPr="00CF53B9">
        <w:rPr>
          <w:rFonts w:hint="eastAsia"/>
          <w:color w:val="000000"/>
        </w:rPr>
        <w:t>“內部訓練簽到單”</w:t>
      </w:r>
      <w:r w:rsidRPr="00CF53B9">
        <w:rPr>
          <w:rFonts w:hint="eastAsia"/>
          <w:color w:val="000000"/>
        </w:rPr>
        <w:t xml:space="preserve"> </w:t>
      </w:r>
      <w:r w:rsidR="000D5277" w:rsidRPr="00CF53B9">
        <w:rPr>
          <w:rFonts w:hint="eastAsia"/>
          <w:color w:val="000000"/>
        </w:rPr>
        <w:t>(</w:t>
      </w:r>
      <w:r w:rsidRPr="00CF53B9">
        <w:rPr>
          <w:rFonts w:hint="eastAsia"/>
          <w:color w:val="000000"/>
        </w:rPr>
        <w:t>GEP-</w:t>
      </w:r>
      <w:smartTag w:uri="urn:schemas-microsoft-com:office:smarttags" w:element="chsdate">
        <w:smartTagPr>
          <w:attr w:name="IsROCDate" w:val="False"/>
          <w:attr w:name="IsLunarDate" w:val="False"/>
          <w:attr w:name="Day" w:val="3"/>
          <w:attr w:name="Month" w:val="4"/>
          <w:attr w:name="Year" w:val="2018"/>
        </w:smartTagPr>
        <w:r w:rsidRPr="00CF53B9">
          <w:rPr>
            <w:rFonts w:hint="eastAsia"/>
            <w:color w:val="000000"/>
          </w:rPr>
          <w:t>18-4-03</w:t>
        </w:r>
      </w:smartTag>
      <w:r w:rsidR="000D5277" w:rsidRPr="00CF53B9">
        <w:rPr>
          <w:rFonts w:hint="eastAsia"/>
          <w:color w:val="000000"/>
        </w:rPr>
        <w:t>)</w:t>
      </w:r>
      <w:r w:rsidRPr="00CF53B9">
        <w:rPr>
          <w:rFonts w:hint="eastAsia"/>
          <w:color w:val="000000"/>
        </w:rPr>
        <w:t xml:space="preserve"> </w:t>
      </w:r>
      <w:bookmarkStart w:id="3" w:name="_MON_1168933851"/>
      <w:bookmarkStart w:id="4" w:name="_MON_1275201243"/>
      <w:bookmarkStart w:id="5" w:name="_MON_1275201439"/>
      <w:bookmarkStart w:id="6" w:name="_MON_1345467914"/>
      <w:bookmarkStart w:id="7" w:name="_MON_1420353358"/>
      <w:bookmarkEnd w:id="3"/>
      <w:bookmarkEnd w:id="4"/>
      <w:bookmarkEnd w:id="5"/>
      <w:bookmarkEnd w:id="6"/>
      <w:bookmarkEnd w:id="7"/>
      <w:r w:rsidR="00981EC0" w:rsidRPr="00CF53B9">
        <w:rPr>
          <w:color w:val="000000"/>
        </w:rPr>
        <w:object w:dxaOrig="1530" w:dyaOrig="960">
          <v:shape id="_x0000_i1026" type="#_x0000_t75" style="width:76.5pt;height:48pt" o:ole="">
            <v:imagedata r:id="rId10" o:title=""/>
          </v:shape>
          <o:OLEObject Type="Embed" ProgID="Word.Document.8" ShapeID="_x0000_i1026" DrawAspect="Icon" ObjectID="_1805887039" r:id="rId11">
            <o:FieldCodes>\s</o:FieldCodes>
          </o:OLEObject>
        </w:object>
      </w:r>
    </w:p>
    <w:p w:rsidR="00A561E9" w:rsidRPr="00CF53B9" w:rsidRDefault="00BE36A9">
      <w:pPr>
        <w:pStyle w:val="CMMI2"/>
        <w:spacing w:before="90"/>
        <w:ind w:left="480"/>
        <w:rPr>
          <w:rFonts w:hint="eastAsia"/>
          <w:color w:val="000000"/>
        </w:rPr>
      </w:pPr>
      <w:r w:rsidRPr="00CF53B9">
        <w:rPr>
          <w:rFonts w:hint="eastAsia"/>
          <w:color w:val="000000"/>
        </w:rPr>
        <w:t>10.</w:t>
      </w:r>
      <w:r w:rsidR="00335104">
        <w:rPr>
          <w:rFonts w:hint="eastAsia"/>
          <w:color w:val="000000"/>
        </w:rPr>
        <w:t>3</w:t>
      </w:r>
      <w:r w:rsidRPr="00CF53B9">
        <w:rPr>
          <w:rFonts w:hint="eastAsia"/>
          <w:color w:val="000000"/>
        </w:rPr>
        <w:t>學</w:t>
      </w:r>
      <w:r w:rsidR="00057429" w:rsidRPr="00CF53B9">
        <w:rPr>
          <w:rFonts w:hint="eastAsia"/>
          <w:color w:val="000000"/>
        </w:rPr>
        <w:t>員</w:t>
      </w:r>
      <w:r w:rsidRPr="00CF53B9">
        <w:rPr>
          <w:rFonts w:hint="eastAsia"/>
          <w:color w:val="000000"/>
        </w:rPr>
        <w:t>心得報告</w:t>
      </w:r>
      <w:r w:rsidR="00057429" w:rsidRPr="00CF53B9">
        <w:rPr>
          <w:rFonts w:hint="eastAsia"/>
          <w:color w:val="000000"/>
        </w:rPr>
        <w:t>表</w:t>
      </w:r>
      <w:r w:rsidR="000D5277" w:rsidRPr="00CF53B9">
        <w:rPr>
          <w:rFonts w:hint="eastAsia"/>
          <w:color w:val="000000"/>
        </w:rPr>
        <w:t>(</w:t>
      </w:r>
      <w:r w:rsidRPr="00CF53B9">
        <w:rPr>
          <w:rFonts w:hint="eastAsia"/>
          <w:color w:val="000000"/>
        </w:rPr>
        <w:t>GEP-18-4-</w:t>
      </w:r>
      <w:r w:rsidR="00ED2B23" w:rsidRPr="00CF53B9">
        <w:rPr>
          <w:color w:val="000000"/>
        </w:rPr>
        <w:t>04-A</w:t>
      </w:r>
      <w:r w:rsidR="000D5277" w:rsidRPr="00CF53B9">
        <w:rPr>
          <w:rFonts w:hint="eastAsia"/>
          <w:color w:val="000000"/>
        </w:rPr>
        <w:t>)</w:t>
      </w:r>
      <w:r w:rsidR="00A561E9" w:rsidRPr="00CF53B9">
        <w:rPr>
          <w:rFonts w:hint="eastAsia"/>
          <w:color w:val="000000"/>
        </w:rPr>
        <w:t xml:space="preserve"> </w:t>
      </w:r>
      <w:bookmarkStart w:id="8" w:name="_MON_1565695223"/>
      <w:bookmarkEnd w:id="8"/>
      <w:r w:rsidR="00C702D7" w:rsidRPr="00CF53B9">
        <w:rPr>
          <w:color w:val="000000"/>
        </w:rPr>
        <w:object w:dxaOrig="1531" w:dyaOrig="1050">
          <v:shape id="_x0000_i1027" type="#_x0000_t75" style="width:76.5pt;height:52.5pt" o:ole="">
            <v:imagedata r:id="rId12" o:title=""/>
          </v:shape>
          <o:OLEObject Type="Embed" ProgID="Word.Document.8" ShapeID="_x0000_i1027" DrawAspect="Icon" ObjectID="_1805887040" r:id="rId13">
            <o:FieldCodes>\s</o:FieldCodes>
          </o:OLEObject>
        </w:object>
      </w:r>
    </w:p>
    <w:p w:rsidR="005D3E2A" w:rsidRPr="00CF53B9" w:rsidRDefault="00BE36A9" w:rsidP="005D3E2A">
      <w:pPr>
        <w:pStyle w:val="CMMI2"/>
        <w:spacing w:before="90"/>
        <w:ind w:left="480"/>
        <w:rPr>
          <w:rFonts w:hint="eastAsia"/>
          <w:color w:val="000000"/>
        </w:rPr>
      </w:pPr>
      <w:r w:rsidRPr="00CF53B9">
        <w:rPr>
          <w:color w:val="000000"/>
        </w:rPr>
        <w:t>10.</w:t>
      </w:r>
      <w:r w:rsidR="00335104">
        <w:rPr>
          <w:rFonts w:hint="eastAsia"/>
          <w:color w:val="000000"/>
        </w:rPr>
        <w:t>4</w:t>
      </w:r>
      <w:r w:rsidR="00561322" w:rsidRPr="00CF53B9">
        <w:rPr>
          <w:rFonts w:hint="eastAsia"/>
          <w:color w:val="000000"/>
        </w:rPr>
        <w:t>結訓</w:t>
      </w:r>
      <w:r w:rsidRPr="00CF53B9">
        <w:rPr>
          <w:rFonts w:hint="eastAsia"/>
          <w:color w:val="000000"/>
        </w:rPr>
        <w:t>成效追蹤記錄</w:t>
      </w:r>
      <w:r w:rsidR="00561322" w:rsidRPr="00CF53B9">
        <w:rPr>
          <w:rFonts w:hint="eastAsia"/>
          <w:color w:val="000000"/>
        </w:rPr>
        <w:t>調查表</w:t>
      </w:r>
      <w:r w:rsidR="005D3E2A" w:rsidRPr="00CF53B9">
        <w:rPr>
          <w:rFonts w:hint="eastAsia"/>
          <w:color w:val="000000"/>
        </w:rPr>
        <w:t>(GEP18-4-</w:t>
      </w:r>
      <w:r w:rsidR="00ED2B23" w:rsidRPr="00CF53B9">
        <w:rPr>
          <w:color w:val="000000"/>
        </w:rPr>
        <w:t>14-B</w:t>
      </w:r>
      <w:r w:rsidR="005D3E2A" w:rsidRPr="00CF53B9">
        <w:rPr>
          <w:rFonts w:hint="eastAsia"/>
          <w:color w:val="000000"/>
        </w:rPr>
        <w:t>)</w:t>
      </w:r>
      <w:r w:rsidRPr="00CF53B9">
        <w:rPr>
          <w:color w:val="000000"/>
        </w:rPr>
        <w:t xml:space="preserve"> </w:t>
      </w:r>
      <w:bookmarkStart w:id="9" w:name="_MON_1565695034"/>
      <w:bookmarkEnd w:id="9"/>
      <w:r w:rsidR="00C702D7" w:rsidRPr="00CF53B9">
        <w:rPr>
          <w:color w:val="000000"/>
        </w:rPr>
        <w:object w:dxaOrig="1531" w:dyaOrig="1050">
          <v:shape id="_x0000_i1028" type="#_x0000_t75" style="width:76.5pt;height:52.5pt" o:ole="">
            <v:imagedata r:id="rId14" o:title=""/>
          </v:shape>
          <o:OLEObject Type="Embed" ProgID="Word.Document.8" ShapeID="_x0000_i1028" DrawAspect="Icon" ObjectID="_1805887041" r:id="rId15">
            <o:FieldCodes>\s</o:FieldCodes>
          </o:OLEObject>
        </w:object>
      </w:r>
    </w:p>
    <w:p w:rsidR="00BE36A9" w:rsidRDefault="00BE36A9">
      <w:pPr>
        <w:pStyle w:val="CMMI2"/>
        <w:spacing w:before="90"/>
        <w:ind w:left="480"/>
        <w:rPr>
          <w:color w:val="000000"/>
        </w:rPr>
      </w:pPr>
      <w:r w:rsidRPr="00CF53B9">
        <w:rPr>
          <w:rFonts w:hint="eastAsia"/>
          <w:color w:val="000000"/>
        </w:rPr>
        <w:t>10.</w:t>
      </w:r>
      <w:r w:rsidR="00335104">
        <w:rPr>
          <w:rFonts w:hint="eastAsia"/>
          <w:color w:val="000000"/>
        </w:rPr>
        <w:t>5</w:t>
      </w:r>
      <w:r w:rsidRPr="00CF53B9">
        <w:rPr>
          <w:rFonts w:hint="eastAsia"/>
          <w:color w:val="000000"/>
        </w:rPr>
        <w:t xml:space="preserve"> </w:t>
      </w:r>
      <w:r w:rsidRPr="00CF53B9">
        <w:rPr>
          <w:rFonts w:hint="eastAsia"/>
          <w:color w:val="000000"/>
        </w:rPr>
        <w:t>學員免訓申請表</w:t>
      </w:r>
      <w:r w:rsidRPr="00CF53B9">
        <w:rPr>
          <w:rFonts w:hint="eastAsia"/>
          <w:color w:val="000000"/>
        </w:rPr>
        <w:t xml:space="preserve"> (CMMI-</w:t>
      </w:r>
      <w:smartTag w:uri="urn:schemas-microsoft-com:office:smarttags" w:element="chsdate">
        <w:smartTagPr>
          <w:attr w:name="IsROCDate" w:val="False"/>
          <w:attr w:name="IsLunarDate" w:val="False"/>
          <w:attr w:name="Day" w:val="1"/>
          <w:attr w:name="Month" w:val="4"/>
          <w:attr w:name="Year" w:val="2003"/>
        </w:smartTagPr>
        <w:r w:rsidRPr="00CF53B9">
          <w:rPr>
            <w:rFonts w:hint="eastAsia"/>
            <w:color w:val="000000"/>
          </w:rPr>
          <w:t>03-4-01</w:t>
        </w:r>
      </w:smartTag>
      <w:r w:rsidRPr="00CF53B9">
        <w:rPr>
          <w:rFonts w:hint="eastAsia"/>
          <w:color w:val="000000"/>
        </w:rPr>
        <w:t xml:space="preserve">) </w:t>
      </w:r>
      <w:bookmarkStart w:id="10" w:name="_MON_1177851401"/>
      <w:bookmarkStart w:id="11" w:name="_MON_1179139110"/>
      <w:bookmarkStart w:id="12" w:name="_MON_1179139230"/>
      <w:bookmarkStart w:id="13" w:name="_MON_1345468131"/>
      <w:bookmarkStart w:id="14" w:name="_MON_1420353421"/>
      <w:bookmarkEnd w:id="10"/>
      <w:bookmarkEnd w:id="11"/>
      <w:bookmarkEnd w:id="12"/>
      <w:bookmarkEnd w:id="13"/>
      <w:bookmarkEnd w:id="14"/>
      <w:r w:rsidR="00C702D7" w:rsidRPr="00CF53B9">
        <w:rPr>
          <w:color w:val="000000"/>
        </w:rPr>
        <w:object w:dxaOrig="1530" w:dyaOrig="960">
          <v:shape id="_x0000_i1029" type="#_x0000_t75" style="width:76.5pt;height:48pt" o:ole="">
            <v:imagedata r:id="rId16" o:title=""/>
          </v:shape>
          <o:OLEObject Type="Embed" ProgID="Word.Document.8" ShapeID="_x0000_i1029" DrawAspect="Icon" ObjectID="_1805887042" r:id="rId17">
            <o:FieldCodes>\s</o:FieldCodes>
          </o:OLEObject>
        </w:object>
      </w:r>
    </w:p>
    <w:p w:rsidR="00DB4522" w:rsidRPr="00CF53B9" w:rsidRDefault="00DB4522">
      <w:pPr>
        <w:pStyle w:val="CMMI2"/>
        <w:spacing w:before="90"/>
        <w:ind w:left="480"/>
        <w:rPr>
          <w:rFonts w:hint="eastAsia"/>
          <w:color w:val="000000"/>
        </w:rPr>
      </w:pPr>
      <w:r w:rsidRPr="002B3553">
        <w:t>10.6</w:t>
      </w:r>
      <w:r w:rsidRPr="00F56A34">
        <w:rPr>
          <w:color w:val="FF0000"/>
        </w:rPr>
        <w:t xml:space="preserve"> </w:t>
      </w:r>
      <w:r w:rsidRPr="002B3553">
        <w:rPr>
          <w:rFonts w:hint="eastAsia"/>
        </w:rPr>
        <w:t>學員問卷調查表</w:t>
      </w:r>
      <w:r w:rsidR="002B3553" w:rsidRPr="002B3553">
        <w:rPr>
          <w:rFonts w:hint="eastAsia"/>
        </w:rPr>
        <w:t>(</w:t>
      </w:r>
      <w:r w:rsidR="002B3553" w:rsidRPr="002B3553">
        <w:t>GEP-18-4-13)</w:t>
      </w:r>
      <w:r w:rsidR="002B3553">
        <w:rPr>
          <w:color w:val="FF0000"/>
        </w:rPr>
        <w:t xml:space="preserve"> </w:t>
      </w:r>
      <w:bookmarkStart w:id="15" w:name="_MON_1647247532"/>
      <w:bookmarkEnd w:id="15"/>
      <w:r>
        <w:rPr>
          <w:color w:val="000000"/>
        </w:rPr>
        <w:object w:dxaOrig="1531" w:dyaOrig="1050">
          <v:shape id="_x0000_i1030" type="#_x0000_t75" style="width:76.5pt;height:52.5pt" o:ole="">
            <v:imagedata r:id="rId18" o:title=""/>
          </v:shape>
          <o:OLEObject Type="Embed" ProgID="Word.Document.12" ShapeID="_x0000_i1030" DrawAspect="Icon" ObjectID="_1805887043" r:id="rId19">
            <o:FieldCodes>\s</o:FieldCodes>
          </o:OLEObject>
        </w:object>
      </w:r>
      <w:r w:rsidR="002B3553">
        <w:rPr>
          <w:color w:val="FF0000"/>
        </w:rPr>
        <w:t>(</w:t>
      </w:r>
      <w:r w:rsidR="002B3553">
        <w:rPr>
          <w:rFonts w:hint="eastAsia"/>
          <w:color w:val="FF0000"/>
        </w:rPr>
        <w:t>教</w:t>
      </w:r>
      <w:r w:rsidR="002B3553">
        <w:rPr>
          <w:color w:val="FF0000"/>
        </w:rPr>
        <w:t>育</w:t>
      </w:r>
      <w:r w:rsidR="002B3553">
        <w:rPr>
          <w:rFonts w:hint="eastAsia"/>
          <w:color w:val="FF0000"/>
        </w:rPr>
        <w:t>訓</w:t>
      </w:r>
      <w:r w:rsidR="002B3553">
        <w:rPr>
          <w:color w:val="FF0000"/>
        </w:rPr>
        <w:t>練</w:t>
      </w:r>
      <w:r w:rsidR="002B3553">
        <w:rPr>
          <w:rFonts w:hint="eastAsia"/>
          <w:color w:val="FF0000"/>
        </w:rPr>
        <w:t>系</w:t>
      </w:r>
      <w:r w:rsidR="002B3553">
        <w:rPr>
          <w:color w:val="FF0000"/>
        </w:rPr>
        <w:t>統電子表單</w:t>
      </w:r>
      <w:r w:rsidR="002B3553">
        <w:rPr>
          <w:rFonts w:hint="eastAsia"/>
          <w:color w:val="FF0000"/>
        </w:rPr>
        <w:t>)</w:t>
      </w:r>
    </w:p>
    <w:sectPr w:rsidR="00DB4522" w:rsidRPr="00CF53B9">
      <w:headerReference w:type="default" r:id="rId20"/>
      <w:footerReference w:type="default" r:id="rId21"/>
      <w:pgSz w:w="11906" w:h="16838" w:code="9"/>
      <w:pgMar w:top="1418" w:right="1418" w:bottom="1418" w:left="1418" w:header="567" w:footer="851"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8531E" w:rsidRDefault="0098531E">
      <w:r>
        <w:separator/>
      </w:r>
    </w:p>
  </w:endnote>
  <w:endnote w:type="continuationSeparator" w:id="0">
    <w:p w:rsidR="0098531E" w:rsidRDefault="009853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標楷體">
    <w:panose1 w:val="03000509000000000000"/>
    <w:charset w:val="88"/>
    <w:family w:val="script"/>
    <w:pitch w:val="fixed"/>
    <w:sig w:usb0="00000003" w:usb1="080E0000"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074EA" w:rsidRDefault="004074EA">
    <w:pPr>
      <w:pStyle w:val="a5"/>
      <w:tabs>
        <w:tab w:val="clear" w:pos="4153"/>
        <w:tab w:val="clear" w:pos="8306"/>
        <w:tab w:val="left" w:pos="4560"/>
        <w:tab w:val="left" w:pos="10920"/>
      </w:tabs>
      <w:rPr>
        <w:rFonts w:hint="eastAsia"/>
        <w:sz w:val="16"/>
        <w:szCs w:val="16"/>
      </w:rPr>
    </w:pPr>
    <w:r>
      <w:rPr>
        <w:rFonts w:hint="eastAsia"/>
        <w:kern w:val="0"/>
        <w:sz w:val="16"/>
        <w:szCs w:val="16"/>
      </w:rPr>
      <w:t>組織訓練程序</w:t>
    </w:r>
    <w:r>
      <w:rPr>
        <w:kern w:val="0"/>
        <w:sz w:val="16"/>
        <w:szCs w:val="16"/>
      </w:rPr>
      <w:tab/>
    </w:r>
    <w:r>
      <w:rPr>
        <w:rFonts w:hint="eastAsia"/>
        <w:kern w:val="0"/>
        <w:sz w:val="16"/>
        <w:szCs w:val="16"/>
      </w:rPr>
      <w:t xml:space="preserve"> </w:t>
    </w:r>
    <w:r>
      <w:rPr>
        <w:rStyle w:val="a6"/>
      </w:rPr>
      <w:fldChar w:fldCharType="begin"/>
    </w:r>
    <w:r>
      <w:rPr>
        <w:rStyle w:val="a6"/>
      </w:rPr>
      <w:instrText xml:space="preserve"> PAGE </w:instrText>
    </w:r>
    <w:r>
      <w:rPr>
        <w:rStyle w:val="a6"/>
      </w:rPr>
      <w:fldChar w:fldCharType="separate"/>
    </w:r>
    <w:r w:rsidR="001A1CAD">
      <w:rPr>
        <w:rStyle w:val="a6"/>
        <w:noProof/>
      </w:rPr>
      <w:t>8</w:t>
    </w:r>
    <w:r>
      <w:rPr>
        <w:rStyle w:val="a6"/>
      </w:rPr>
      <w:fldChar w:fldCharType="end"/>
    </w:r>
    <w:r>
      <w:rPr>
        <w:rStyle w:val="a6"/>
        <w:rFonts w:hint="eastAsia"/>
      </w:rPr>
      <w:t xml:space="preserve"> / </w:t>
    </w:r>
    <w:r>
      <w:rPr>
        <w:rStyle w:val="a6"/>
      </w:rPr>
      <w:fldChar w:fldCharType="begin"/>
    </w:r>
    <w:r>
      <w:rPr>
        <w:rStyle w:val="a6"/>
      </w:rPr>
      <w:instrText xml:space="preserve"> NUMPAGES </w:instrText>
    </w:r>
    <w:r>
      <w:rPr>
        <w:rStyle w:val="a6"/>
      </w:rPr>
      <w:fldChar w:fldCharType="separate"/>
    </w:r>
    <w:r w:rsidR="001A1CAD">
      <w:rPr>
        <w:rStyle w:val="a6"/>
        <w:noProof/>
      </w:rPr>
      <w:t>12</w:t>
    </w:r>
    <w:r>
      <w:rPr>
        <w:rStyle w:val="a6"/>
      </w:rPr>
      <w:fldChar w:fldCharType="end"/>
    </w:r>
    <w:r>
      <w:rPr>
        <w:rStyle w:val="a6"/>
        <w:rFonts w:hint="eastAsia"/>
      </w:rPr>
      <w:t xml:space="preserve">                        </w:t>
    </w:r>
    <w:r>
      <w:rPr>
        <w:rFonts w:hint="eastAsia"/>
        <w:kern w:val="0"/>
        <w:sz w:val="16"/>
        <w:szCs w:val="16"/>
      </w:rPr>
      <w:t>神通資科機密文件</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8531E" w:rsidRDefault="0098531E">
      <w:r>
        <w:separator/>
      </w:r>
    </w:p>
  </w:footnote>
  <w:footnote w:type="continuationSeparator" w:id="0">
    <w:p w:rsidR="0098531E" w:rsidRDefault="009853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074EA" w:rsidRDefault="004074EA">
    <w:pPr>
      <w:pStyle w:val="a4"/>
      <w:jc w:val="right"/>
      <w:rPr>
        <w:sz w:val="28"/>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2077" type="#_x0000_t75" style="position:absolute;left:0;text-align:left;margin-left:0;margin-top:0;width:453.35pt;height:249.1pt;z-index:-1;mso-position-horizontal:center;mso-position-horizontal-relative:margin;mso-position-vertical:center;mso-position-vertical-relative:margin" wrapcoords="-36 0 -36 21535 21600 21535 21600 0 -36 0">
          <v:imagedata r:id="rId1" o:title="斜的神通英文logo-浮水印用" gain="19661f" blacklevel="22938f"/>
        </v:shape>
      </w:pict>
    </w:r>
    <w:r w:rsidRPr="00533EF7">
      <w:pict>
        <v:shape id="_x0000_i1031" type="#_x0000_t75" style="width:166.5pt;height:31.5pt" o:ole="">
          <v:imagedata r:id="rId2" o:title="神通VI-1"/>
        </v:shape>
      </w:pict>
    </w:r>
    <w:r>
      <w:rPr>
        <w:rFonts w:hint="eastAsia"/>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D9A6C02"/>
    <w:multiLevelType w:val="singleLevel"/>
    <w:tmpl w:val="3E46724E"/>
    <w:lvl w:ilvl="0">
      <w:start w:val="1"/>
      <w:numFmt w:val="decimal"/>
      <w:pStyle w:val="1"/>
      <w:lvlText w:val="%1."/>
      <w:lvlJc w:val="right"/>
      <w:pPr>
        <w:tabs>
          <w:tab w:val="num" w:pos="709"/>
        </w:tabs>
        <w:ind w:left="709" w:hanging="142"/>
      </w:pPr>
      <w:rPr>
        <w:rFonts w:ascii="Times New Roman" w:hAnsi="Times New Roman" w:hint="default"/>
        <w:b w:val="0"/>
        <w:i w:val="0"/>
        <w:sz w:val="24"/>
      </w:rPr>
    </w:lvl>
  </w:abstractNum>
  <w:abstractNum w:abstractNumId="1" w15:restartNumberingAfterBreak="0">
    <w:nsid w:val="579A02DB"/>
    <w:multiLevelType w:val="hybridMultilevel"/>
    <w:tmpl w:val="56D6BF1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 w15:restartNumberingAfterBreak="0">
    <w:nsid w:val="6CA53F95"/>
    <w:multiLevelType w:val="singleLevel"/>
    <w:tmpl w:val="41FCB602"/>
    <w:lvl w:ilvl="0">
      <w:start w:val="1"/>
      <w:numFmt w:val="taiwaneseCountingThousand"/>
      <w:pStyle w:val="a"/>
      <w:lvlText w:val="%1、"/>
      <w:lvlJc w:val="right"/>
      <w:pPr>
        <w:tabs>
          <w:tab w:val="num" w:pos="567"/>
        </w:tabs>
        <w:ind w:left="567" w:hanging="28"/>
      </w:pPr>
      <w:rPr>
        <w:rFonts w:ascii="標楷體" w:eastAsia="標楷體" w:hint="eastAsia"/>
        <w:b w:val="0"/>
        <w:i w:val="0"/>
        <w:sz w:val="24"/>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80"/>
  <w:drawingGridHorizontalSpacing w:val="120"/>
  <w:displayHorizontalDrawingGridEvery w:val="0"/>
  <w:displayVerticalDrawingGridEvery w:val="2"/>
  <w:characterSpacingControl w:val="compressPunctuation"/>
  <w:hdrShapeDefaults>
    <o:shapedefaults v:ext="edit" spidmax="3074"/>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B6759"/>
    <w:rsid w:val="000070EA"/>
    <w:rsid w:val="00022BB9"/>
    <w:rsid w:val="00026BFA"/>
    <w:rsid w:val="00035F9A"/>
    <w:rsid w:val="00041E9A"/>
    <w:rsid w:val="0005420F"/>
    <w:rsid w:val="00057429"/>
    <w:rsid w:val="00060157"/>
    <w:rsid w:val="000601D8"/>
    <w:rsid w:val="000737DC"/>
    <w:rsid w:val="00074FFA"/>
    <w:rsid w:val="00075BA8"/>
    <w:rsid w:val="000B1819"/>
    <w:rsid w:val="000B503F"/>
    <w:rsid w:val="000C18F1"/>
    <w:rsid w:val="000D5277"/>
    <w:rsid w:val="000E505F"/>
    <w:rsid w:val="000F3059"/>
    <w:rsid w:val="0010280F"/>
    <w:rsid w:val="001037DD"/>
    <w:rsid w:val="00124FDE"/>
    <w:rsid w:val="0014710E"/>
    <w:rsid w:val="00151417"/>
    <w:rsid w:val="00180358"/>
    <w:rsid w:val="00182ADC"/>
    <w:rsid w:val="00192663"/>
    <w:rsid w:val="001A1CAD"/>
    <w:rsid w:val="001A1F21"/>
    <w:rsid w:val="001A3885"/>
    <w:rsid w:val="001B04FF"/>
    <w:rsid w:val="001B4EAA"/>
    <w:rsid w:val="001C2F43"/>
    <w:rsid w:val="001D7E0D"/>
    <w:rsid w:val="001E715E"/>
    <w:rsid w:val="001F18C6"/>
    <w:rsid w:val="00227382"/>
    <w:rsid w:val="00252CC7"/>
    <w:rsid w:val="00281760"/>
    <w:rsid w:val="00281D6D"/>
    <w:rsid w:val="00284DAB"/>
    <w:rsid w:val="002858CD"/>
    <w:rsid w:val="00286A08"/>
    <w:rsid w:val="00296436"/>
    <w:rsid w:val="002969FA"/>
    <w:rsid w:val="002B3553"/>
    <w:rsid w:val="002B6759"/>
    <w:rsid w:val="002C62FD"/>
    <w:rsid w:val="002D0880"/>
    <w:rsid w:val="002D1432"/>
    <w:rsid w:val="002D2512"/>
    <w:rsid w:val="002D682F"/>
    <w:rsid w:val="002D6BD3"/>
    <w:rsid w:val="002E3AF3"/>
    <w:rsid w:val="002F3E55"/>
    <w:rsid w:val="002F55AB"/>
    <w:rsid w:val="00335104"/>
    <w:rsid w:val="003407A8"/>
    <w:rsid w:val="00362B19"/>
    <w:rsid w:val="00376753"/>
    <w:rsid w:val="00377D35"/>
    <w:rsid w:val="00391767"/>
    <w:rsid w:val="003A3081"/>
    <w:rsid w:val="003A3C1A"/>
    <w:rsid w:val="003C6246"/>
    <w:rsid w:val="003D2D5E"/>
    <w:rsid w:val="003E14D1"/>
    <w:rsid w:val="003E17AD"/>
    <w:rsid w:val="003E1C00"/>
    <w:rsid w:val="003F09D6"/>
    <w:rsid w:val="003F2713"/>
    <w:rsid w:val="003F3D3A"/>
    <w:rsid w:val="004004DD"/>
    <w:rsid w:val="004028E4"/>
    <w:rsid w:val="00404D45"/>
    <w:rsid w:val="004074EA"/>
    <w:rsid w:val="00440FBD"/>
    <w:rsid w:val="0044772C"/>
    <w:rsid w:val="00451E12"/>
    <w:rsid w:val="004626BB"/>
    <w:rsid w:val="004960B0"/>
    <w:rsid w:val="004A5D17"/>
    <w:rsid w:val="004A7E6F"/>
    <w:rsid w:val="004C5936"/>
    <w:rsid w:val="004E02FA"/>
    <w:rsid w:val="00500A1E"/>
    <w:rsid w:val="005029C1"/>
    <w:rsid w:val="00507ED6"/>
    <w:rsid w:val="005364D4"/>
    <w:rsid w:val="005379F3"/>
    <w:rsid w:val="0054414C"/>
    <w:rsid w:val="005479C4"/>
    <w:rsid w:val="005524A1"/>
    <w:rsid w:val="0056067A"/>
    <w:rsid w:val="00561322"/>
    <w:rsid w:val="00563239"/>
    <w:rsid w:val="005634C0"/>
    <w:rsid w:val="00572056"/>
    <w:rsid w:val="005858E5"/>
    <w:rsid w:val="0058614C"/>
    <w:rsid w:val="00590114"/>
    <w:rsid w:val="00590C1D"/>
    <w:rsid w:val="005A325C"/>
    <w:rsid w:val="005A6A71"/>
    <w:rsid w:val="005A7EDE"/>
    <w:rsid w:val="005B748C"/>
    <w:rsid w:val="005C1FFA"/>
    <w:rsid w:val="005C20C2"/>
    <w:rsid w:val="005C76CC"/>
    <w:rsid w:val="005D3E2A"/>
    <w:rsid w:val="005E426C"/>
    <w:rsid w:val="005E4D9F"/>
    <w:rsid w:val="005F07D9"/>
    <w:rsid w:val="00607FCF"/>
    <w:rsid w:val="006128C5"/>
    <w:rsid w:val="00614D93"/>
    <w:rsid w:val="0062483E"/>
    <w:rsid w:val="0063021D"/>
    <w:rsid w:val="006318E0"/>
    <w:rsid w:val="00635D65"/>
    <w:rsid w:val="006364E6"/>
    <w:rsid w:val="00646561"/>
    <w:rsid w:val="00663F6A"/>
    <w:rsid w:val="006717A2"/>
    <w:rsid w:val="0067548A"/>
    <w:rsid w:val="0067776D"/>
    <w:rsid w:val="00695088"/>
    <w:rsid w:val="006C6072"/>
    <w:rsid w:val="006E30E3"/>
    <w:rsid w:val="006E6873"/>
    <w:rsid w:val="006F7B5D"/>
    <w:rsid w:val="00710ED0"/>
    <w:rsid w:val="0074545A"/>
    <w:rsid w:val="00760565"/>
    <w:rsid w:val="00770729"/>
    <w:rsid w:val="007734B4"/>
    <w:rsid w:val="00775EFA"/>
    <w:rsid w:val="007807CB"/>
    <w:rsid w:val="00781611"/>
    <w:rsid w:val="00781859"/>
    <w:rsid w:val="0078417E"/>
    <w:rsid w:val="00790852"/>
    <w:rsid w:val="007B5D38"/>
    <w:rsid w:val="007C65E3"/>
    <w:rsid w:val="007D50DF"/>
    <w:rsid w:val="007F2BC5"/>
    <w:rsid w:val="00812136"/>
    <w:rsid w:val="00816EF8"/>
    <w:rsid w:val="00816F50"/>
    <w:rsid w:val="00822C59"/>
    <w:rsid w:val="0083249A"/>
    <w:rsid w:val="00842955"/>
    <w:rsid w:val="00844C19"/>
    <w:rsid w:val="00877F09"/>
    <w:rsid w:val="00894D07"/>
    <w:rsid w:val="008B6E85"/>
    <w:rsid w:val="008C3EDB"/>
    <w:rsid w:val="008D1CF9"/>
    <w:rsid w:val="008E1A48"/>
    <w:rsid w:val="008E7CFF"/>
    <w:rsid w:val="008F5648"/>
    <w:rsid w:val="00907E69"/>
    <w:rsid w:val="00913FAE"/>
    <w:rsid w:val="009620FA"/>
    <w:rsid w:val="00981EC0"/>
    <w:rsid w:val="0098531E"/>
    <w:rsid w:val="00994304"/>
    <w:rsid w:val="009A56C6"/>
    <w:rsid w:val="009B3AAB"/>
    <w:rsid w:val="009B432E"/>
    <w:rsid w:val="009B4DC2"/>
    <w:rsid w:val="009B5C31"/>
    <w:rsid w:val="009C0662"/>
    <w:rsid w:val="009C25CB"/>
    <w:rsid w:val="009C5EE5"/>
    <w:rsid w:val="009D1F8E"/>
    <w:rsid w:val="009E16D7"/>
    <w:rsid w:val="00A13C37"/>
    <w:rsid w:val="00A20556"/>
    <w:rsid w:val="00A245E4"/>
    <w:rsid w:val="00A25892"/>
    <w:rsid w:val="00A25C4C"/>
    <w:rsid w:val="00A33238"/>
    <w:rsid w:val="00A43245"/>
    <w:rsid w:val="00A5521A"/>
    <w:rsid w:val="00A561E9"/>
    <w:rsid w:val="00A647E2"/>
    <w:rsid w:val="00AA003F"/>
    <w:rsid w:val="00AB00C7"/>
    <w:rsid w:val="00AC27B2"/>
    <w:rsid w:val="00AF7280"/>
    <w:rsid w:val="00AF7EBC"/>
    <w:rsid w:val="00B063BE"/>
    <w:rsid w:val="00B31B15"/>
    <w:rsid w:val="00B37058"/>
    <w:rsid w:val="00B41466"/>
    <w:rsid w:val="00B475B8"/>
    <w:rsid w:val="00B50BC5"/>
    <w:rsid w:val="00B5329D"/>
    <w:rsid w:val="00B54028"/>
    <w:rsid w:val="00B74429"/>
    <w:rsid w:val="00B7670B"/>
    <w:rsid w:val="00B817E8"/>
    <w:rsid w:val="00B81BD3"/>
    <w:rsid w:val="00BA02AD"/>
    <w:rsid w:val="00BA5E96"/>
    <w:rsid w:val="00BB1FE6"/>
    <w:rsid w:val="00BC2F81"/>
    <w:rsid w:val="00BC49AD"/>
    <w:rsid w:val="00BE212E"/>
    <w:rsid w:val="00BE36A9"/>
    <w:rsid w:val="00BF61C7"/>
    <w:rsid w:val="00C03F8F"/>
    <w:rsid w:val="00C079F2"/>
    <w:rsid w:val="00C1536C"/>
    <w:rsid w:val="00C24ABA"/>
    <w:rsid w:val="00C27DB4"/>
    <w:rsid w:val="00C32DB3"/>
    <w:rsid w:val="00C4597C"/>
    <w:rsid w:val="00C64803"/>
    <w:rsid w:val="00C702D7"/>
    <w:rsid w:val="00C96F7A"/>
    <w:rsid w:val="00CD333A"/>
    <w:rsid w:val="00CD53F3"/>
    <w:rsid w:val="00CF1786"/>
    <w:rsid w:val="00CF53B9"/>
    <w:rsid w:val="00CF70C8"/>
    <w:rsid w:val="00D264D1"/>
    <w:rsid w:val="00D469EC"/>
    <w:rsid w:val="00D52F0F"/>
    <w:rsid w:val="00D536F1"/>
    <w:rsid w:val="00D5442B"/>
    <w:rsid w:val="00D55388"/>
    <w:rsid w:val="00D57396"/>
    <w:rsid w:val="00D66EF4"/>
    <w:rsid w:val="00D76C47"/>
    <w:rsid w:val="00D857B2"/>
    <w:rsid w:val="00D94077"/>
    <w:rsid w:val="00DB4522"/>
    <w:rsid w:val="00DC3227"/>
    <w:rsid w:val="00DC4BBF"/>
    <w:rsid w:val="00DD1941"/>
    <w:rsid w:val="00DD5A60"/>
    <w:rsid w:val="00DE10AF"/>
    <w:rsid w:val="00DE3108"/>
    <w:rsid w:val="00E120CF"/>
    <w:rsid w:val="00E17DDB"/>
    <w:rsid w:val="00E26672"/>
    <w:rsid w:val="00E438C9"/>
    <w:rsid w:val="00E62435"/>
    <w:rsid w:val="00E71A10"/>
    <w:rsid w:val="00EA2136"/>
    <w:rsid w:val="00EA37EC"/>
    <w:rsid w:val="00EB5D46"/>
    <w:rsid w:val="00EC1CD7"/>
    <w:rsid w:val="00ED2B23"/>
    <w:rsid w:val="00ED53EB"/>
    <w:rsid w:val="00EE5A39"/>
    <w:rsid w:val="00EF2089"/>
    <w:rsid w:val="00F12302"/>
    <w:rsid w:val="00F264A6"/>
    <w:rsid w:val="00F56A34"/>
    <w:rsid w:val="00F60823"/>
    <w:rsid w:val="00F669BF"/>
    <w:rsid w:val="00F7212F"/>
    <w:rsid w:val="00F8360E"/>
    <w:rsid w:val="00FB09BF"/>
    <w:rsid w:val="00FC638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sdate"/>
  <w:shapeDefaults>
    <o:shapedefaults v:ext="edit" spidmax="3074"/>
    <o:shapelayout v:ext="edit">
      <o:idmap v:ext="edit" data="1"/>
    </o:shapelayout>
  </w:shapeDefaults>
  <w:decimalSymbol w:val="."/>
  <w:listSeparator w:val=","/>
  <w15:chartTrackingRefBased/>
  <w15:docId w15:val="{03871A41-5894-4FD4-9B3E-BEE1821266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0">
    <w:name w:val="Normal"/>
    <w:qFormat/>
    <w:pPr>
      <w:widowControl w:val="0"/>
    </w:pPr>
    <w:rPr>
      <w:rFonts w:eastAsia="標楷體"/>
      <w:kern w:val="2"/>
      <w:sz w:val="24"/>
      <w:szCs w:val="24"/>
    </w:rPr>
  </w:style>
  <w:style w:type="paragraph" w:styleId="10">
    <w:name w:val="heading 1"/>
    <w:basedOn w:val="a0"/>
    <w:next w:val="a0"/>
    <w:qFormat/>
    <w:pPr>
      <w:keepNext/>
      <w:outlineLvl w:val="0"/>
    </w:pPr>
    <w:rPr>
      <w:b/>
      <w:bCs/>
      <w:kern w:val="52"/>
      <w:szCs w:val="52"/>
    </w:rPr>
  </w:style>
  <w:style w:type="paragraph" w:styleId="2">
    <w:name w:val="heading 2"/>
    <w:basedOn w:val="a0"/>
    <w:next w:val="a0"/>
    <w:qFormat/>
    <w:pPr>
      <w:keepNext/>
      <w:spacing w:line="720" w:lineRule="auto"/>
      <w:outlineLvl w:val="1"/>
    </w:pPr>
    <w:rPr>
      <w:rFonts w:ascii="Arial" w:hAnsi="Arial"/>
      <w:b/>
      <w:bCs/>
      <w:sz w:val="48"/>
      <w:szCs w:val="48"/>
    </w:rPr>
  </w:style>
  <w:style w:type="character" w:default="1" w:styleId="a1">
    <w:name w:val="Default Paragraph Font"/>
    <w:semiHidden/>
  </w:style>
  <w:style w:type="table" w:default="1" w:styleId="a2">
    <w:name w:val="Normal Table"/>
    <w:semiHidden/>
    <w:tblPr>
      <w:tblInd w:w="0" w:type="dxa"/>
      <w:tblCellMar>
        <w:top w:w="0" w:type="dxa"/>
        <w:left w:w="108" w:type="dxa"/>
        <w:bottom w:w="0" w:type="dxa"/>
        <w:right w:w="108" w:type="dxa"/>
      </w:tblCellMar>
    </w:tblPr>
  </w:style>
  <w:style w:type="numbering" w:default="1" w:styleId="a3">
    <w:name w:val="No List"/>
    <w:semiHidden/>
  </w:style>
  <w:style w:type="paragraph" w:styleId="a4">
    <w:name w:val="header"/>
    <w:basedOn w:val="a0"/>
    <w:pPr>
      <w:tabs>
        <w:tab w:val="center" w:pos="4153"/>
        <w:tab w:val="right" w:pos="8306"/>
      </w:tabs>
      <w:snapToGrid w:val="0"/>
    </w:pPr>
    <w:rPr>
      <w:sz w:val="20"/>
      <w:szCs w:val="20"/>
    </w:rPr>
  </w:style>
  <w:style w:type="paragraph" w:customStyle="1" w:styleId="CMMI2">
    <w:name w:val="CMMI標題2"/>
    <w:basedOn w:val="2"/>
    <w:pPr>
      <w:spacing w:beforeLines="25" w:before="25" w:line="240" w:lineRule="auto"/>
      <w:ind w:leftChars="200" w:left="200"/>
    </w:pPr>
    <w:rPr>
      <w:rFonts w:ascii="Times New Roman" w:hAnsi="Times New Roman"/>
      <w:b w:val="0"/>
      <w:kern w:val="0"/>
      <w:sz w:val="24"/>
    </w:rPr>
  </w:style>
  <w:style w:type="paragraph" w:customStyle="1" w:styleId="CMMI1">
    <w:name w:val="CMMI標題1"/>
    <w:basedOn w:val="10"/>
    <w:pPr>
      <w:spacing w:beforeLines="50" w:before="50"/>
    </w:pPr>
    <w:rPr>
      <w:kern w:val="0"/>
    </w:rPr>
  </w:style>
  <w:style w:type="paragraph" w:customStyle="1" w:styleId="CMMI">
    <w:name w:val="CMMI表格"/>
    <w:basedOn w:val="a0"/>
    <w:rPr>
      <w:color w:val="000000"/>
      <w:kern w:val="0"/>
    </w:rPr>
  </w:style>
  <w:style w:type="paragraph" w:customStyle="1" w:styleId="CMMI3">
    <w:name w:val="CMMI標題3"/>
    <w:basedOn w:val="CMMI2"/>
    <w:autoRedefine/>
    <w:rsid w:val="002D6BD3"/>
    <w:pPr>
      <w:spacing w:before="90"/>
      <w:ind w:leftChars="399" w:left="960" w:hanging="2"/>
    </w:pPr>
    <w:rPr>
      <w:rFonts w:ascii="標楷體"/>
    </w:rPr>
  </w:style>
  <w:style w:type="paragraph" w:customStyle="1" w:styleId="CMMI10">
    <w:name w:val="CMMI內文1"/>
    <w:basedOn w:val="a0"/>
    <w:autoRedefine/>
    <w:rsid w:val="002D1432"/>
    <w:pPr>
      <w:ind w:leftChars="148" w:left="360" w:hangingChars="2" w:hanging="5"/>
    </w:pPr>
    <w:rPr>
      <w:rFonts w:ascii="標楷體"/>
      <w:color w:val="000000"/>
      <w:kern w:val="0"/>
    </w:rPr>
  </w:style>
  <w:style w:type="paragraph" w:customStyle="1" w:styleId="CMMI30">
    <w:name w:val="CMMI內文3"/>
    <w:basedOn w:val="CMMI3"/>
    <w:autoRedefine/>
    <w:rsid w:val="00391767"/>
    <w:pPr>
      <w:tabs>
        <w:tab w:val="left" w:pos="1560"/>
      </w:tabs>
      <w:spacing w:beforeLines="0"/>
      <w:ind w:leftChars="0" w:left="1200" w:firstLine="0"/>
    </w:pPr>
  </w:style>
  <w:style w:type="paragraph" w:customStyle="1" w:styleId="CMMI20">
    <w:name w:val="CMMI內文2"/>
    <w:basedOn w:val="CMMI2"/>
    <w:autoRedefine/>
    <w:pPr>
      <w:spacing w:beforeLines="0" w:before="0"/>
      <w:ind w:leftChars="0" w:left="720"/>
    </w:pPr>
    <w:rPr>
      <w:rFonts w:ascii="標楷體"/>
    </w:rPr>
  </w:style>
  <w:style w:type="paragraph" w:styleId="a5">
    <w:name w:val="footer"/>
    <w:basedOn w:val="a0"/>
    <w:pPr>
      <w:tabs>
        <w:tab w:val="center" w:pos="4153"/>
        <w:tab w:val="right" w:pos="8306"/>
      </w:tabs>
      <w:snapToGrid w:val="0"/>
    </w:pPr>
    <w:rPr>
      <w:sz w:val="20"/>
      <w:szCs w:val="20"/>
    </w:rPr>
  </w:style>
  <w:style w:type="character" w:styleId="a6">
    <w:name w:val="page number"/>
    <w:basedOn w:val="a1"/>
  </w:style>
  <w:style w:type="paragraph" w:styleId="a7">
    <w:name w:val="Date"/>
    <w:basedOn w:val="a0"/>
    <w:next w:val="a0"/>
    <w:pPr>
      <w:jc w:val="right"/>
    </w:pPr>
  </w:style>
  <w:style w:type="paragraph" w:styleId="a8">
    <w:name w:val="caption"/>
    <w:basedOn w:val="a0"/>
    <w:next w:val="a0"/>
    <w:qFormat/>
    <w:pPr>
      <w:spacing w:before="120" w:after="120"/>
    </w:pPr>
    <w:rPr>
      <w:sz w:val="20"/>
      <w:szCs w:val="20"/>
    </w:rPr>
  </w:style>
  <w:style w:type="character" w:styleId="a9">
    <w:name w:val="annotation reference"/>
    <w:semiHidden/>
    <w:rPr>
      <w:sz w:val="18"/>
      <w:szCs w:val="18"/>
    </w:rPr>
  </w:style>
  <w:style w:type="paragraph" w:styleId="aa">
    <w:name w:val="annotation text"/>
    <w:basedOn w:val="a0"/>
    <w:semiHidden/>
  </w:style>
  <w:style w:type="paragraph" w:customStyle="1" w:styleId="a">
    <w:name w:val="一"/>
    <w:basedOn w:val="a0"/>
    <w:pPr>
      <w:numPr>
        <w:numId w:val="1"/>
      </w:numPr>
      <w:spacing w:before="60" w:line="360" w:lineRule="exact"/>
    </w:pPr>
    <w:rPr>
      <w:szCs w:val="20"/>
    </w:rPr>
  </w:style>
  <w:style w:type="paragraph" w:customStyle="1" w:styleId="1">
    <w:name w:val="1"/>
    <w:basedOn w:val="a0"/>
    <w:pPr>
      <w:numPr>
        <w:numId w:val="2"/>
      </w:numPr>
      <w:spacing w:line="360" w:lineRule="exact"/>
    </w:pPr>
    <w:rPr>
      <w:szCs w:val="20"/>
    </w:rPr>
  </w:style>
  <w:style w:type="paragraph" w:customStyle="1" w:styleId="CMMI30cm">
    <w:name w:val="樣式 CMMI內文3 + 左:  0 cm"/>
    <w:basedOn w:val="CMMI30"/>
    <w:pPr>
      <w:keepNext w:val="0"/>
      <w:spacing w:line="120" w:lineRule="atLeast"/>
      <w:ind w:left="0"/>
    </w:pPr>
    <w:rPr>
      <w:rFonts w:cs="新細明體"/>
      <w:bCs w:val="0"/>
      <w:szCs w:val="20"/>
    </w:rPr>
  </w:style>
  <w:style w:type="paragraph" w:styleId="ab">
    <w:name w:val="Balloon Text"/>
    <w:basedOn w:val="a0"/>
    <w:semiHidden/>
    <w:rsid w:val="001C2F43"/>
    <w:rPr>
      <w:rFonts w:ascii="Arial" w:eastAsia="新細明體" w:hAnsi="Arial"/>
      <w:sz w:val="18"/>
      <w:szCs w:val="18"/>
    </w:rPr>
  </w:style>
  <w:style w:type="paragraph" w:styleId="ac">
    <w:name w:val="Revision"/>
    <w:hidden/>
    <w:uiPriority w:val="99"/>
    <w:semiHidden/>
    <w:rsid w:val="009620FA"/>
    <w:rPr>
      <w:rFonts w:eastAsia="標楷體"/>
      <w:kern w:val="2"/>
      <w:sz w:val="24"/>
      <w:szCs w:val="24"/>
    </w:rPr>
  </w:style>
  <w:style w:type="character" w:styleId="ad">
    <w:name w:val="Hyperlink"/>
    <w:rsid w:val="00DB4522"/>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oleObject" Target="embeddings/Microsoft_Word_97_-_2003_Document2.doc"/><Relationship Id="rId18" Type="http://schemas.openxmlformats.org/officeDocument/2006/relationships/image" Target="media/image7.emf"/><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wmf"/><Relationship Id="rId12" Type="http://schemas.openxmlformats.org/officeDocument/2006/relationships/image" Target="media/image4.emf"/><Relationship Id="rId17" Type="http://schemas.openxmlformats.org/officeDocument/2006/relationships/oleObject" Target="embeddings/Microsoft_Word_97_-_2003_Document4.doc"/><Relationship Id="rId2" Type="http://schemas.openxmlformats.org/officeDocument/2006/relationships/styles" Target="styles.xml"/><Relationship Id="rId16" Type="http://schemas.openxmlformats.org/officeDocument/2006/relationships/image" Target="media/image6.wmf"/><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oleObject" Target="embeddings/Microsoft_Word_97_-_2003_Document1.doc"/><Relationship Id="rId5" Type="http://schemas.openxmlformats.org/officeDocument/2006/relationships/footnotes" Target="footnotes.xml"/><Relationship Id="rId15" Type="http://schemas.openxmlformats.org/officeDocument/2006/relationships/oleObject" Target="embeddings/Microsoft_Word_97_-_2003_Document3.doc"/><Relationship Id="rId23" Type="http://schemas.openxmlformats.org/officeDocument/2006/relationships/theme" Target="theme/theme1.xml"/><Relationship Id="rId10" Type="http://schemas.openxmlformats.org/officeDocument/2006/relationships/image" Target="media/image3.wmf"/><Relationship Id="rId19" Type="http://schemas.openxmlformats.org/officeDocument/2006/relationships/package" Target="embeddings/Microsoft_Word_Document.docx"/><Relationship Id="rId4" Type="http://schemas.openxmlformats.org/officeDocument/2006/relationships/webSettings" Target="webSettings.xml"/><Relationship Id="rId9" Type="http://schemas.openxmlformats.org/officeDocument/2006/relationships/oleObject" Target="embeddings/Microsoft_Word_97_-_2003_Document.doc"/><Relationship Id="rId14" Type="http://schemas.openxmlformats.org/officeDocument/2006/relationships/image" Target="media/image5.emf"/><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9.jpeg"/><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985</Words>
  <Characters>5615</Characters>
  <Application>Microsoft Office Word</Application>
  <DocSecurity>4</DocSecurity>
  <Lines>46</Lines>
  <Paragraphs>13</Paragraphs>
  <ScaleCrop>false</ScaleCrop>
  <Company/>
  <LinksUpToDate>false</LinksUpToDate>
  <CharactersWithSpaces>6587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文件標題</dc:title>
  <dc:subject/>
  <dc:creator>陳昭廷</dc:creator>
  <cp:keywords/>
  <cp:lastModifiedBy>玉禎</cp:lastModifiedBy>
  <cp:revision>2</cp:revision>
  <cp:lastPrinted>2020-04-10T08:53:00Z</cp:lastPrinted>
  <dcterms:created xsi:type="dcterms:W3CDTF">2020-04-14T03:05:00Z</dcterms:created>
  <dcterms:modified xsi:type="dcterms:W3CDTF">2020-04-14T03:05:00Z</dcterms:modified>
</cp:coreProperties>
</file>